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BD8E1A" w14:textId="72C27A4E" w:rsidR="31E11698" w:rsidRDefault="31E11698" w:rsidP="0CA1E40E">
      <w:pPr>
        <w:rPr>
          <w:rFonts w:ascii="Times New Roman" w:eastAsia="Times New Roman" w:hAnsi="Times New Roman" w:cs="Times New Roman"/>
        </w:rPr>
      </w:pPr>
      <w:r w:rsidRPr="0CA1E40E">
        <w:rPr>
          <w:rFonts w:ascii="Times New Roman" w:eastAsia="Times New Roman" w:hAnsi="Times New Roman" w:cs="Times New Roman"/>
        </w:rPr>
        <w:t>Housing Price Prediction</w:t>
      </w:r>
      <w:r w:rsidR="07BE6DFB" w:rsidRPr="0CA1E40E">
        <w:rPr>
          <w:rFonts w:ascii="Times New Roman" w:eastAsia="Times New Roman" w:hAnsi="Times New Roman" w:cs="Times New Roman"/>
        </w:rPr>
        <w:t xml:space="preserve"> Project</w:t>
      </w:r>
    </w:p>
    <w:p w14:paraId="08FC31F8" w14:textId="6A0DA206" w:rsidR="7779FC0B" w:rsidRPr="00982A91" w:rsidRDefault="7779FC0B" w:rsidP="00982A91">
      <w:pPr>
        <w:rPr>
          <w:rFonts w:ascii="Times New Roman" w:eastAsia="Times New Roman" w:hAnsi="Times New Roman" w:cs="Times New Roman"/>
        </w:rPr>
      </w:pPr>
      <w:proofErr w:type="spellStart"/>
      <w:r w:rsidRPr="00982A91">
        <w:rPr>
          <w:rFonts w:ascii="Times New Roman" w:eastAsia="Times New Roman" w:hAnsi="Times New Roman" w:cs="Times New Roman"/>
        </w:rPr>
        <w:t>Haitie</w:t>
      </w:r>
      <w:proofErr w:type="spellEnd"/>
      <w:r w:rsidRPr="00982A91">
        <w:rPr>
          <w:rFonts w:ascii="Times New Roman" w:eastAsia="Times New Roman" w:hAnsi="Times New Roman" w:cs="Times New Roman"/>
        </w:rPr>
        <w:t xml:space="preserve"> Liu</w:t>
      </w:r>
    </w:p>
    <w:p w14:paraId="4A56263F" w14:textId="28747C71" w:rsidR="20AA0E2F" w:rsidRPr="00982A91" w:rsidRDefault="4F249315" w:rsidP="00982A91">
      <w:pPr>
        <w:rPr>
          <w:rFonts w:ascii="Times New Roman" w:eastAsia="Times New Roman" w:hAnsi="Times New Roman" w:cs="Times New Roman"/>
        </w:rPr>
      </w:pPr>
      <w:r w:rsidRPr="00982A91">
        <w:rPr>
          <w:rFonts w:ascii="Times New Roman" w:eastAsia="Times New Roman" w:hAnsi="Times New Roman" w:cs="Times New Roman"/>
        </w:rPr>
        <w:t xml:space="preserve">Anishka </w:t>
      </w:r>
      <w:r w:rsidR="7779FC0B" w:rsidRPr="00982A91">
        <w:rPr>
          <w:rFonts w:ascii="Times New Roman" w:eastAsia="Times New Roman" w:hAnsi="Times New Roman" w:cs="Times New Roman"/>
        </w:rPr>
        <w:t>Peter</w:t>
      </w:r>
    </w:p>
    <w:p w14:paraId="6A9CC21F" w14:textId="7585F5B5" w:rsidR="7779FC0B" w:rsidRPr="00982A91" w:rsidRDefault="7779FC0B" w:rsidP="00982A91">
      <w:pPr>
        <w:pStyle w:val="Heading1"/>
        <w:spacing w:before="0" w:after="160"/>
        <w:jc w:val="center"/>
        <w:rPr>
          <w:rFonts w:ascii="Times New Roman" w:eastAsia="Times New Roman" w:hAnsi="Times New Roman" w:cs="Times New Roman"/>
          <w:b/>
          <w:bCs/>
          <w:color w:val="auto"/>
          <w:sz w:val="22"/>
          <w:szCs w:val="22"/>
        </w:rPr>
      </w:pPr>
      <w:r w:rsidRPr="00982A91">
        <w:rPr>
          <w:rFonts w:ascii="Times New Roman" w:eastAsia="Times New Roman" w:hAnsi="Times New Roman" w:cs="Times New Roman"/>
          <w:b/>
          <w:bCs/>
          <w:color w:val="auto"/>
          <w:sz w:val="22"/>
          <w:szCs w:val="22"/>
        </w:rPr>
        <w:t>Introduction</w:t>
      </w:r>
    </w:p>
    <w:p w14:paraId="6F5BC83E" w14:textId="07C7FBDB" w:rsidR="002F4FE1" w:rsidRPr="00982A91" w:rsidRDefault="00A320E8" w:rsidP="00982A91">
      <w:pPr>
        <w:rPr>
          <w:rFonts w:ascii="Times New Roman" w:eastAsia="Times New Roman" w:hAnsi="Times New Roman" w:cs="Times New Roman"/>
        </w:rPr>
      </w:pPr>
      <w:r w:rsidRPr="00982A91">
        <w:rPr>
          <w:rFonts w:ascii="Times New Roman" w:eastAsia="Times New Roman" w:hAnsi="Times New Roman" w:cs="Times New Roman"/>
        </w:rPr>
        <w:t xml:space="preserve">For this project we will be looking at the </w:t>
      </w:r>
      <w:r w:rsidR="00BF73E4" w:rsidRPr="00982A91">
        <w:rPr>
          <w:rFonts w:ascii="Times New Roman" w:eastAsia="Times New Roman" w:hAnsi="Times New Roman" w:cs="Times New Roman"/>
        </w:rPr>
        <w:t xml:space="preserve">sale prices of houses in </w:t>
      </w:r>
      <w:r w:rsidR="00B2103D" w:rsidRPr="00982A91">
        <w:rPr>
          <w:rFonts w:ascii="Times New Roman" w:eastAsia="Times New Roman" w:hAnsi="Times New Roman" w:cs="Times New Roman"/>
        </w:rPr>
        <w:t>Ames, Iowa.</w:t>
      </w:r>
      <w:r w:rsidR="0075318A" w:rsidRPr="00982A91">
        <w:rPr>
          <w:rFonts w:ascii="Times New Roman" w:eastAsia="Times New Roman" w:hAnsi="Times New Roman" w:cs="Times New Roman"/>
        </w:rPr>
        <w:t xml:space="preserve"> </w:t>
      </w:r>
      <w:r w:rsidR="00242058" w:rsidRPr="00982A91">
        <w:rPr>
          <w:rFonts w:ascii="Times New Roman" w:eastAsia="Times New Roman" w:hAnsi="Times New Roman" w:cs="Times New Roman"/>
        </w:rPr>
        <w:t>First,</w:t>
      </w:r>
      <w:r w:rsidR="007E3B34" w:rsidRPr="00982A91">
        <w:rPr>
          <w:rFonts w:ascii="Times New Roman" w:eastAsia="Times New Roman" w:hAnsi="Times New Roman" w:cs="Times New Roman"/>
        </w:rPr>
        <w:t xml:space="preserve"> we will create a </w:t>
      </w:r>
      <w:r w:rsidR="00E15DA4" w:rsidRPr="00982A91">
        <w:rPr>
          <w:rFonts w:ascii="Times New Roman" w:eastAsia="Times New Roman" w:hAnsi="Times New Roman" w:cs="Times New Roman"/>
        </w:rPr>
        <w:t xml:space="preserve">predictive </w:t>
      </w:r>
      <w:r w:rsidR="007E3B34" w:rsidRPr="00982A91">
        <w:rPr>
          <w:rFonts w:ascii="Times New Roman" w:eastAsia="Times New Roman" w:hAnsi="Times New Roman" w:cs="Times New Roman"/>
        </w:rPr>
        <w:t xml:space="preserve">model for Century 21 Ames about the </w:t>
      </w:r>
      <w:r w:rsidR="00E15DA4" w:rsidRPr="00982A91">
        <w:rPr>
          <w:rFonts w:ascii="Times New Roman" w:eastAsia="Times New Roman" w:hAnsi="Times New Roman" w:cs="Times New Roman"/>
        </w:rPr>
        <w:t>sale prices of houses in the North Ames, Edwards and Brookside neighborhoods</w:t>
      </w:r>
      <w:r w:rsidR="00675605" w:rsidRPr="00982A91">
        <w:rPr>
          <w:rFonts w:ascii="Times New Roman" w:eastAsia="Times New Roman" w:hAnsi="Times New Roman" w:cs="Times New Roman"/>
        </w:rPr>
        <w:t xml:space="preserve"> that will provide insights into how sale prices are related to the square footage of the living area in each </w:t>
      </w:r>
      <w:r w:rsidR="004609CC" w:rsidRPr="00982A91">
        <w:rPr>
          <w:rFonts w:ascii="Times New Roman" w:eastAsia="Times New Roman" w:hAnsi="Times New Roman" w:cs="Times New Roman"/>
        </w:rPr>
        <w:t>neighborhood</w:t>
      </w:r>
      <w:r w:rsidR="00E15DA4" w:rsidRPr="00982A91">
        <w:rPr>
          <w:rFonts w:ascii="Times New Roman" w:eastAsia="Times New Roman" w:hAnsi="Times New Roman" w:cs="Times New Roman"/>
        </w:rPr>
        <w:t xml:space="preserve">. We </w:t>
      </w:r>
      <w:r w:rsidR="00182BE9" w:rsidRPr="00982A91">
        <w:rPr>
          <w:rFonts w:ascii="Times New Roman" w:eastAsia="Times New Roman" w:hAnsi="Times New Roman" w:cs="Times New Roman"/>
        </w:rPr>
        <w:t xml:space="preserve">will also include </w:t>
      </w:r>
      <w:r w:rsidR="00242058" w:rsidRPr="00982A91">
        <w:rPr>
          <w:rFonts w:ascii="Times New Roman" w:eastAsia="Times New Roman" w:hAnsi="Times New Roman" w:cs="Times New Roman"/>
        </w:rPr>
        <w:t xml:space="preserve">a comparison of potential models and the criteria that we used to pick the best model. </w:t>
      </w:r>
      <w:r w:rsidR="004609CC" w:rsidRPr="00982A91">
        <w:rPr>
          <w:rFonts w:ascii="Times New Roman" w:eastAsia="Times New Roman" w:hAnsi="Times New Roman" w:cs="Times New Roman"/>
        </w:rPr>
        <w:t>Next</w:t>
      </w:r>
      <w:r w:rsidR="00192169" w:rsidRPr="00982A91">
        <w:rPr>
          <w:rFonts w:ascii="Times New Roman" w:eastAsia="Times New Roman" w:hAnsi="Times New Roman" w:cs="Times New Roman"/>
        </w:rPr>
        <w:t>,</w:t>
      </w:r>
      <w:r w:rsidR="004609CC" w:rsidRPr="00982A91">
        <w:rPr>
          <w:rFonts w:ascii="Times New Roman" w:eastAsia="Times New Roman" w:hAnsi="Times New Roman" w:cs="Times New Roman"/>
        </w:rPr>
        <w:t xml:space="preserve"> we will look at all the houses in Ames, Iowa and create </w:t>
      </w:r>
      <w:r w:rsidR="00192169" w:rsidRPr="00982A91">
        <w:rPr>
          <w:rFonts w:ascii="Times New Roman" w:eastAsia="Times New Roman" w:hAnsi="Times New Roman" w:cs="Times New Roman"/>
        </w:rPr>
        <w:t xml:space="preserve">3 </w:t>
      </w:r>
      <w:r w:rsidR="0037728C" w:rsidRPr="00982A91">
        <w:rPr>
          <w:rFonts w:ascii="Times New Roman" w:eastAsia="Times New Roman" w:hAnsi="Times New Roman" w:cs="Times New Roman"/>
        </w:rPr>
        <w:t>model</w:t>
      </w:r>
      <w:r w:rsidR="00192169" w:rsidRPr="00982A91">
        <w:rPr>
          <w:rFonts w:ascii="Times New Roman" w:eastAsia="Times New Roman" w:hAnsi="Times New Roman" w:cs="Times New Roman"/>
        </w:rPr>
        <w:t>s</w:t>
      </w:r>
      <w:r w:rsidR="0037728C" w:rsidRPr="00982A91">
        <w:rPr>
          <w:rFonts w:ascii="Times New Roman" w:eastAsia="Times New Roman" w:hAnsi="Times New Roman" w:cs="Times New Roman"/>
        </w:rPr>
        <w:t xml:space="preserve"> that </w:t>
      </w:r>
      <w:r w:rsidR="0091645D" w:rsidRPr="00982A91">
        <w:rPr>
          <w:rFonts w:ascii="Times New Roman" w:eastAsia="Times New Roman" w:hAnsi="Times New Roman" w:cs="Times New Roman"/>
        </w:rPr>
        <w:t>predict</w:t>
      </w:r>
      <w:r w:rsidR="0037728C" w:rsidRPr="00982A91">
        <w:rPr>
          <w:rFonts w:ascii="Times New Roman" w:eastAsia="Times New Roman" w:hAnsi="Times New Roman" w:cs="Times New Roman"/>
        </w:rPr>
        <w:t xml:space="preserve"> the sale price of a house based on any of the </w:t>
      </w:r>
      <w:r w:rsidR="00A20740" w:rsidRPr="00982A91">
        <w:rPr>
          <w:rFonts w:ascii="Times New Roman" w:eastAsia="Times New Roman" w:hAnsi="Times New Roman" w:cs="Times New Roman"/>
        </w:rPr>
        <w:t xml:space="preserve">variables in our data such as square footage, neighborhood, or building type. </w:t>
      </w:r>
      <w:r w:rsidR="00192169" w:rsidRPr="00982A91">
        <w:rPr>
          <w:rFonts w:ascii="Times New Roman" w:eastAsia="Times New Roman" w:hAnsi="Times New Roman" w:cs="Times New Roman"/>
        </w:rPr>
        <w:t>We will compare these 3 models based on their adjusted</w:t>
      </w:r>
      <w:r w:rsidR="002E1574" w:rsidRPr="00982A91">
        <w:rPr>
          <w:rFonts w:ascii="Times New Roman" w:eastAsia="Times New Roman" w:hAnsi="Times New Roman" w:cs="Times New Roman"/>
        </w:rPr>
        <w:t xml:space="preserve"> </w:t>
      </w:r>
      <w:r w:rsidR="002E1574" w:rsidRPr="00982A91">
        <w:rPr>
          <w:rFonts w:ascii="Times New Roman" w:hAnsi="Times New Roman" w:cs="Times New Roman"/>
          <w:color w:val="555555"/>
        </w:rPr>
        <w:t>R</w:t>
      </w:r>
      <w:r w:rsidR="002E1574" w:rsidRPr="00982A91">
        <w:rPr>
          <w:rFonts w:ascii="Times New Roman" w:hAnsi="Times New Roman" w:cs="Times New Roman"/>
          <w:color w:val="555555"/>
          <w:vertAlign w:val="superscript"/>
        </w:rPr>
        <w:t xml:space="preserve">2 </w:t>
      </w:r>
      <w:r w:rsidR="002E1574" w:rsidRPr="00982A91">
        <w:rPr>
          <w:rFonts w:ascii="Times New Roman" w:eastAsia="Times New Roman" w:hAnsi="Times New Roman" w:cs="Times New Roman"/>
        </w:rPr>
        <w:t xml:space="preserve">and their CV press score and determine which model is best at predicting future sale prices of homes in Ames.  </w:t>
      </w:r>
    </w:p>
    <w:p w14:paraId="1A97A07C" w14:textId="56CE42F0" w:rsidR="7779FC0B" w:rsidRPr="00982A91" w:rsidRDefault="7779FC0B" w:rsidP="00982A91">
      <w:pPr>
        <w:pStyle w:val="Heading1"/>
        <w:spacing w:before="0" w:after="160"/>
        <w:jc w:val="center"/>
        <w:rPr>
          <w:rFonts w:ascii="Times New Roman" w:eastAsia="Times New Roman" w:hAnsi="Times New Roman" w:cs="Times New Roman"/>
          <w:b/>
          <w:bCs/>
          <w:color w:val="auto"/>
          <w:sz w:val="22"/>
          <w:szCs w:val="22"/>
        </w:rPr>
      </w:pPr>
      <w:r w:rsidRPr="00982A91">
        <w:rPr>
          <w:rFonts w:ascii="Times New Roman" w:eastAsia="Times New Roman" w:hAnsi="Times New Roman" w:cs="Times New Roman"/>
          <w:b/>
          <w:bCs/>
          <w:color w:val="auto"/>
          <w:sz w:val="22"/>
          <w:szCs w:val="22"/>
        </w:rPr>
        <w:t xml:space="preserve">Data </w:t>
      </w:r>
      <w:r w:rsidR="4D4D0A9C" w:rsidRPr="00982A91">
        <w:rPr>
          <w:rFonts w:ascii="Times New Roman" w:eastAsia="Times New Roman" w:hAnsi="Times New Roman" w:cs="Times New Roman"/>
          <w:b/>
          <w:bCs/>
          <w:color w:val="auto"/>
          <w:sz w:val="22"/>
          <w:szCs w:val="22"/>
        </w:rPr>
        <w:t>Description:</w:t>
      </w:r>
    </w:p>
    <w:p w14:paraId="4648A50C" w14:textId="628F8441" w:rsidR="3AF963DE" w:rsidRPr="00982A91" w:rsidRDefault="7779FC0B" w:rsidP="00982A91">
      <w:pPr>
        <w:rPr>
          <w:rFonts w:ascii="Times New Roman" w:eastAsia="Times New Roman" w:hAnsi="Times New Roman" w:cs="Times New Roman"/>
        </w:rPr>
      </w:pPr>
      <w:r w:rsidRPr="00982A91">
        <w:rPr>
          <w:rFonts w:ascii="Times New Roman" w:eastAsia="Times New Roman" w:hAnsi="Times New Roman" w:cs="Times New Roman"/>
        </w:rPr>
        <w:t xml:space="preserve">In this data, we </w:t>
      </w:r>
      <w:proofErr w:type="gramStart"/>
      <w:r w:rsidRPr="00982A91">
        <w:rPr>
          <w:rFonts w:ascii="Times New Roman" w:eastAsia="Times New Roman" w:hAnsi="Times New Roman" w:cs="Times New Roman"/>
        </w:rPr>
        <w:t xml:space="preserve">have </w:t>
      </w:r>
      <w:r w:rsidR="00E267DB">
        <w:rPr>
          <w:rFonts w:ascii="Times New Roman" w:eastAsia="Times New Roman" w:hAnsi="Times New Roman" w:cs="Times New Roman"/>
        </w:rPr>
        <w:t xml:space="preserve"> </w:t>
      </w:r>
      <w:r w:rsidRPr="00982A91">
        <w:rPr>
          <w:rFonts w:ascii="Times New Roman" w:eastAsia="Times New Roman" w:hAnsi="Times New Roman" w:cs="Times New Roman"/>
        </w:rPr>
        <w:t>81</w:t>
      </w:r>
      <w:proofErr w:type="gramEnd"/>
      <w:r w:rsidRPr="00982A91">
        <w:rPr>
          <w:rFonts w:ascii="Times New Roman" w:eastAsia="Times New Roman" w:hAnsi="Times New Roman" w:cs="Times New Roman"/>
        </w:rPr>
        <w:t xml:space="preserve"> columns </w:t>
      </w:r>
      <w:r w:rsidR="00E267DB">
        <w:rPr>
          <w:rFonts w:ascii="Times New Roman" w:eastAsia="Times New Roman" w:hAnsi="Times New Roman" w:cs="Times New Roman"/>
        </w:rPr>
        <w:t xml:space="preserve">that </w:t>
      </w:r>
      <w:r w:rsidRPr="00982A91">
        <w:rPr>
          <w:rFonts w:ascii="Times New Roman" w:eastAsia="Times New Roman" w:hAnsi="Times New Roman" w:cs="Times New Roman"/>
        </w:rPr>
        <w:t xml:space="preserve">consist of different types of information to describe each house, such </w:t>
      </w:r>
      <w:r w:rsidR="7A7C5C24" w:rsidRPr="00982A91">
        <w:rPr>
          <w:rFonts w:ascii="Times New Roman" w:eastAsia="Times New Roman" w:hAnsi="Times New Roman" w:cs="Times New Roman"/>
        </w:rPr>
        <w:t xml:space="preserve">as square footage of the house, different types of building structures, </w:t>
      </w:r>
      <w:r w:rsidR="3AF963DE" w:rsidRPr="00982A91">
        <w:rPr>
          <w:rFonts w:ascii="Times New Roman" w:eastAsia="Times New Roman" w:hAnsi="Times New Roman" w:cs="Times New Roman"/>
        </w:rPr>
        <w:t xml:space="preserve">sale price in dollars, Style of dwelling </w:t>
      </w:r>
      <w:proofErr w:type="spellStart"/>
      <w:r w:rsidR="3AF963DE" w:rsidRPr="00982A91">
        <w:rPr>
          <w:rFonts w:ascii="Times New Roman" w:eastAsia="Times New Roman" w:hAnsi="Times New Roman" w:cs="Times New Roman"/>
        </w:rPr>
        <w:t>etc</w:t>
      </w:r>
      <w:proofErr w:type="spellEnd"/>
      <w:r w:rsidR="00E267DB">
        <w:rPr>
          <w:rFonts w:ascii="Times New Roman" w:eastAsia="Times New Roman" w:hAnsi="Times New Roman" w:cs="Times New Roman"/>
        </w:rPr>
        <w:t xml:space="preserve"> and </w:t>
      </w:r>
      <w:r w:rsidR="00E267DB" w:rsidRPr="00982A91">
        <w:rPr>
          <w:rFonts w:ascii="Times New Roman" w:eastAsia="Times New Roman" w:hAnsi="Times New Roman" w:cs="Times New Roman"/>
        </w:rPr>
        <w:t>1460 rows</w:t>
      </w:r>
      <w:r w:rsidR="00E267DB">
        <w:rPr>
          <w:rFonts w:ascii="Times New Roman" w:eastAsia="Times New Roman" w:hAnsi="Times New Roman" w:cs="Times New Roman"/>
        </w:rPr>
        <w:t>.</w:t>
      </w:r>
      <w:r w:rsidR="00712B17">
        <w:rPr>
          <w:rFonts w:ascii="Times New Roman" w:eastAsia="Times New Roman" w:hAnsi="Times New Roman" w:cs="Times New Roman"/>
        </w:rPr>
        <w:t xml:space="preserve"> </w:t>
      </w:r>
      <w:r w:rsidR="00165AA6">
        <w:rPr>
          <w:rFonts w:ascii="Times New Roman" w:eastAsia="Times New Roman" w:hAnsi="Times New Roman" w:cs="Times New Roman"/>
        </w:rPr>
        <w:t xml:space="preserve">To </w:t>
      </w:r>
      <w:proofErr w:type="gramStart"/>
      <w:r w:rsidR="004A0757">
        <w:rPr>
          <w:rFonts w:ascii="Times New Roman" w:eastAsia="Times New Roman" w:hAnsi="Times New Roman" w:cs="Times New Roman"/>
        </w:rPr>
        <w:t>making</w:t>
      </w:r>
      <w:proofErr w:type="gramEnd"/>
      <w:r w:rsidR="004A0757">
        <w:rPr>
          <w:rFonts w:ascii="Times New Roman" w:eastAsia="Times New Roman" w:hAnsi="Times New Roman" w:cs="Times New Roman"/>
        </w:rPr>
        <w:t xml:space="preserve"> data analysis </w:t>
      </w:r>
      <w:r w:rsidR="002E151A">
        <w:rPr>
          <w:rFonts w:ascii="Times New Roman" w:eastAsia="Times New Roman" w:hAnsi="Times New Roman" w:cs="Times New Roman"/>
        </w:rPr>
        <w:t>easier, w</w:t>
      </w:r>
      <w:r w:rsidR="00712B17">
        <w:rPr>
          <w:rFonts w:ascii="Times New Roman" w:eastAsia="Times New Roman" w:hAnsi="Times New Roman" w:cs="Times New Roman"/>
        </w:rPr>
        <w:t>e</w:t>
      </w:r>
      <w:r w:rsidR="3AF963DE" w:rsidRPr="00982A91">
        <w:rPr>
          <w:rFonts w:ascii="Times New Roman" w:eastAsia="Times New Roman" w:hAnsi="Times New Roman" w:cs="Times New Roman"/>
        </w:rPr>
        <w:t xml:space="preserve"> have divided the columns into </w:t>
      </w:r>
      <w:r w:rsidR="508B4884" w:rsidRPr="00982A91">
        <w:rPr>
          <w:rFonts w:ascii="Times New Roman" w:eastAsia="Times New Roman" w:hAnsi="Times New Roman" w:cs="Times New Roman"/>
        </w:rPr>
        <w:t>categorical and numeri</w:t>
      </w:r>
      <w:r w:rsidR="00165AA6">
        <w:rPr>
          <w:rFonts w:ascii="Times New Roman" w:eastAsia="Times New Roman" w:hAnsi="Times New Roman" w:cs="Times New Roman"/>
        </w:rPr>
        <w:t>c</w:t>
      </w:r>
      <w:r w:rsidR="508B4884" w:rsidRPr="00982A91">
        <w:rPr>
          <w:rFonts w:ascii="Times New Roman" w:eastAsia="Times New Roman" w:hAnsi="Times New Roman" w:cs="Times New Roman"/>
        </w:rPr>
        <w:t>, for example sales price would be numeric and neighborhood names would be categorical.</w:t>
      </w:r>
    </w:p>
    <w:p w14:paraId="5D786C91" w14:textId="2B190257" w:rsidR="20AA0E2F" w:rsidRPr="00982A91" w:rsidRDefault="00192169" w:rsidP="00982A91">
      <w:pPr>
        <w:rPr>
          <w:rFonts w:ascii="Times New Roman" w:eastAsia="Times New Roman" w:hAnsi="Times New Roman" w:cs="Times New Roman"/>
        </w:rPr>
      </w:pPr>
      <w:r w:rsidRPr="00982A91">
        <w:rPr>
          <w:rFonts w:ascii="Times New Roman" w:eastAsia="Times New Roman" w:hAnsi="Times New Roman" w:cs="Times New Roman"/>
        </w:rPr>
        <w:t>F</w:t>
      </w:r>
      <w:r w:rsidR="508B4884" w:rsidRPr="00982A91">
        <w:rPr>
          <w:rFonts w:ascii="Times New Roman" w:eastAsia="Times New Roman" w:hAnsi="Times New Roman" w:cs="Times New Roman"/>
        </w:rPr>
        <w:t xml:space="preserve">urthermore, </w:t>
      </w:r>
      <w:r w:rsidR="00C96F31" w:rsidRPr="00982A91">
        <w:rPr>
          <w:rFonts w:ascii="Times New Roman" w:eastAsia="Times New Roman" w:hAnsi="Times New Roman" w:cs="Times New Roman"/>
        </w:rPr>
        <w:t>to</w:t>
      </w:r>
      <w:r w:rsidR="508B4884" w:rsidRPr="00982A91">
        <w:rPr>
          <w:rFonts w:ascii="Times New Roman" w:eastAsia="Times New Roman" w:hAnsi="Times New Roman" w:cs="Times New Roman"/>
        </w:rPr>
        <w:t xml:space="preserve"> run a model on categorical values, we also </w:t>
      </w:r>
      <w:r w:rsidR="0C98721E" w:rsidRPr="00982A91">
        <w:rPr>
          <w:rFonts w:ascii="Times New Roman" w:eastAsia="Times New Roman" w:hAnsi="Times New Roman" w:cs="Times New Roman"/>
        </w:rPr>
        <w:t>dived into</w:t>
      </w:r>
      <w:r w:rsidR="508B4884" w:rsidRPr="00982A91">
        <w:rPr>
          <w:rFonts w:ascii="Times New Roman" w:eastAsia="Times New Roman" w:hAnsi="Times New Roman" w:cs="Times New Roman"/>
        </w:rPr>
        <w:t xml:space="preserve"> the </w:t>
      </w:r>
      <w:r w:rsidR="464CD2A9" w:rsidRPr="00982A91">
        <w:rPr>
          <w:rFonts w:ascii="Times New Roman" w:eastAsia="Times New Roman" w:hAnsi="Times New Roman" w:cs="Times New Roman"/>
        </w:rPr>
        <w:t>categorical</w:t>
      </w:r>
      <w:r w:rsidR="508B4884" w:rsidRPr="00982A91">
        <w:rPr>
          <w:rFonts w:ascii="Times New Roman" w:eastAsia="Times New Roman" w:hAnsi="Times New Roman" w:cs="Times New Roman"/>
        </w:rPr>
        <w:t xml:space="preserve"> values into ordinal, and non-ordinal. The ordinal data means</w:t>
      </w:r>
      <w:r w:rsidR="00420822">
        <w:rPr>
          <w:rFonts w:ascii="Times New Roman" w:eastAsia="Times New Roman" w:hAnsi="Times New Roman" w:cs="Times New Roman"/>
        </w:rPr>
        <w:t xml:space="preserve"> that the</w:t>
      </w:r>
      <w:r w:rsidR="508B4884" w:rsidRPr="00982A91">
        <w:rPr>
          <w:rFonts w:ascii="Times New Roman" w:eastAsia="Times New Roman" w:hAnsi="Times New Roman" w:cs="Times New Roman"/>
        </w:rPr>
        <w:t xml:space="preserve"> different levels provide an </w:t>
      </w:r>
      <w:r w:rsidR="35675D31" w:rsidRPr="00982A91">
        <w:rPr>
          <w:rFonts w:ascii="Times New Roman" w:eastAsia="Times New Roman" w:hAnsi="Times New Roman" w:cs="Times New Roman"/>
        </w:rPr>
        <w:t>intrinsic</w:t>
      </w:r>
      <w:r w:rsidR="508B4884" w:rsidRPr="00982A91">
        <w:rPr>
          <w:rFonts w:ascii="Times New Roman" w:eastAsia="Times New Roman" w:hAnsi="Times New Roman" w:cs="Times New Roman"/>
        </w:rPr>
        <w:t xml:space="preserve"> meaning of tha</w:t>
      </w:r>
      <w:r w:rsidR="61F5B4B2" w:rsidRPr="00982A91">
        <w:rPr>
          <w:rFonts w:ascii="Times New Roman" w:eastAsia="Times New Roman" w:hAnsi="Times New Roman" w:cs="Times New Roman"/>
        </w:rPr>
        <w:t xml:space="preserve">t </w:t>
      </w:r>
      <w:r w:rsidR="74B155F4" w:rsidRPr="00982A91">
        <w:rPr>
          <w:rFonts w:ascii="Times New Roman" w:eastAsia="Times New Roman" w:hAnsi="Times New Roman" w:cs="Times New Roman"/>
        </w:rPr>
        <w:t>category</w:t>
      </w:r>
      <w:r w:rsidR="1AEE9298" w:rsidRPr="00982A91">
        <w:rPr>
          <w:rFonts w:ascii="Times New Roman" w:eastAsia="Times New Roman" w:hAnsi="Times New Roman" w:cs="Times New Roman"/>
        </w:rPr>
        <w:t xml:space="preserve">. For </w:t>
      </w:r>
      <w:r w:rsidR="5E6F3605" w:rsidRPr="00982A91">
        <w:rPr>
          <w:rFonts w:ascii="Times New Roman" w:eastAsia="Times New Roman" w:hAnsi="Times New Roman" w:cs="Times New Roman"/>
        </w:rPr>
        <w:t>example, for</w:t>
      </w:r>
      <w:r w:rsidR="5212D251" w:rsidRPr="00982A91">
        <w:rPr>
          <w:rFonts w:ascii="Times New Roman" w:eastAsia="Times New Roman" w:hAnsi="Times New Roman" w:cs="Times New Roman"/>
        </w:rPr>
        <w:t xml:space="preserve"> “</w:t>
      </w:r>
      <w:r w:rsidR="032A0DBE" w:rsidRPr="00982A91">
        <w:rPr>
          <w:rFonts w:ascii="Times New Roman" w:eastAsia="Times New Roman" w:hAnsi="Times New Roman" w:cs="Times New Roman"/>
        </w:rPr>
        <w:t>Lot Shape</w:t>
      </w:r>
      <w:r w:rsidR="50B03C88" w:rsidRPr="00982A91">
        <w:rPr>
          <w:rFonts w:ascii="Times New Roman" w:eastAsia="Times New Roman" w:hAnsi="Times New Roman" w:cs="Times New Roman"/>
        </w:rPr>
        <w:t>”: General</w:t>
      </w:r>
      <w:r w:rsidR="5212D251" w:rsidRPr="00982A91">
        <w:rPr>
          <w:rFonts w:ascii="Times New Roman" w:eastAsia="Times New Roman" w:hAnsi="Times New Roman" w:cs="Times New Roman"/>
        </w:rPr>
        <w:t xml:space="preserve"> shape of property, we have Reg</w:t>
      </w:r>
      <w:r w:rsidR="003642B8">
        <w:rPr>
          <w:rFonts w:ascii="Times New Roman" w:hAnsi="Times New Roman" w:cs="Times New Roman"/>
        </w:rPr>
        <w:t xml:space="preserve"> </w:t>
      </w:r>
      <w:r w:rsidR="5212D251" w:rsidRPr="00982A91">
        <w:rPr>
          <w:rFonts w:ascii="Times New Roman" w:eastAsia="Times New Roman" w:hAnsi="Times New Roman" w:cs="Times New Roman"/>
        </w:rPr>
        <w:t xml:space="preserve">meaning Regular, IR1 </w:t>
      </w:r>
      <w:r w:rsidR="5BE303B4" w:rsidRPr="00982A91">
        <w:rPr>
          <w:rFonts w:ascii="Times New Roman" w:eastAsia="Times New Roman" w:hAnsi="Times New Roman" w:cs="Times New Roman"/>
        </w:rPr>
        <w:t>meaning</w:t>
      </w:r>
      <w:r w:rsidR="5212D251" w:rsidRPr="00982A91">
        <w:rPr>
          <w:rFonts w:ascii="Times New Roman" w:eastAsia="Times New Roman" w:hAnsi="Times New Roman" w:cs="Times New Roman"/>
        </w:rPr>
        <w:t xml:space="preserve"> Slightly irregular, IR2 meaning Moderately Irregular, IR3 </w:t>
      </w:r>
      <w:r w:rsidR="528E676C" w:rsidRPr="00982A91">
        <w:rPr>
          <w:rFonts w:ascii="Times New Roman" w:eastAsia="Times New Roman" w:hAnsi="Times New Roman" w:cs="Times New Roman"/>
        </w:rPr>
        <w:t>meaning, Irregular</w:t>
      </w:r>
      <w:r w:rsidR="5212D251" w:rsidRPr="00982A91">
        <w:rPr>
          <w:rFonts w:ascii="Times New Roman" w:eastAsia="Times New Roman" w:hAnsi="Times New Roman" w:cs="Times New Roman"/>
        </w:rPr>
        <w:t>. Instead of kee</w:t>
      </w:r>
      <w:r w:rsidR="492A57A3" w:rsidRPr="00982A91">
        <w:rPr>
          <w:rFonts w:ascii="Times New Roman" w:eastAsia="Times New Roman" w:hAnsi="Times New Roman" w:cs="Times New Roman"/>
        </w:rPr>
        <w:t>ping them as-is, we can modify these</w:t>
      </w:r>
      <w:r w:rsidR="47108A71" w:rsidRPr="00982A91">
        <w:rPr>
          <w:rFonts w:ascii="Times New Roman" w:eastAsia="Times New Roman" w:hAnsi="Times New Roman" w:cs="Times New Roman"/>
        </w:rPr>
        <w:t xml:space="preserve"> </w:t>
      </w:r>
      <w:r w:rsidR="20051037" w:rsidRPr="00982A91">
        <w:rPr>
          <w:rFonts w:ascii="Times New Roman" w:eastAsia="Times New Roman" w:hAnsi="Times New Roman" w:cs="Times New Roman"/>
        </w:rPr>
        <w:t xml:space="preserve">columns into numeric values, for example, 1 means regular, 2 means slightly irregular, 3 means moderately irregular, 4 means </w:t>
      </w:r>
      <w:r w:rsidR="6AC3AC0B" w:rsidRPr="00982A91">
        <w:rPr>
          <w:rFonts w:ascii="Times New Roman" w:eastAsia="Times New Roman" w:hAnsi="Times New Roman" w:cs="Times New Roman"/>
        </w:rPr>
        <w:t>irregulars</w:t>
      </w:r>
      <w:r w:rsidR="687D2D2D" w:rsidRPr="00982A91">
        <w:rPr>
          <w:rFonts w:ascii="Times New Roman" w:eastAsia="Times New Roman" w:hAnsi="Times New Roman" w:cs="Times New Roman"/>
        </w:rPr>
        <w:t>, that way our regression model can better capture these numeric values.</w:t>
      </w:r>
      <w:r w:rsidR="00F60856">
        <w:rPr>
          <w:rFonts w:ascii="Times New Roman" w:eastAsia="Times New Roman" w:hAnsi="Times New Roman" w:cs="Times New Roman"/>
        </w:rPr>
        <w:t xml:space="preserve"> </w:t>
      </w:r>
      <w:r w:rsidR="11832A61" w:rsidRPr="00982A91">
        <w:rPr>
          <w:rFonts w:ascii="Times New Roman" w:eastAsia="Times New Roman" w:hAnsi="Times New Roman" w:cs="Times New Roman"/>
        </w:rPr>
        <w:t xml:space="preserve">Lastly for these non-ordinal variables, we just transform them into factor levels as they provide a truly </w:t>
      </w:r>
      <w:r w:rsidR="23847294" w:rsidRPr="00982A91">
        <w:rPr>
          <w:rFonts w:ascii="Times New Roman" w:eastAsia="Times New Roman" w:hAnsi="Times New Roman" w:cs="Times New Roman"/>
        </w:rPr>
        <w:t xml:space="preserve">intrinsic </w:t>
      </w:r>
      <w:r w:rsidR="47D8047A" w:rsidRPr="00982A91">
        <w:rPr>
          <w:rFonts w:ascii="Times New Roman" w:eastAsia="Times New Roman" w:hAnsi="Times New Roman" w:cs="Times New Roman"/>
        </w:rPr>
        <w:t>value</w:t>
      </w:r>
      <w:r w:rsidR="11832A61" w:rsidRPr="00982A91">
        <w:rPr>
          <w:rFonts w:ascii="Times New Roman" w:eastAsia="Times New Roman" w:hAnsi="Times New Roman" w:cs="Times New Roman"/>
        </w:rPr>
        <w:t xml:space="preserve"> that </w:t>
      </w:r>
      <w:r w:rsidR="3823DA10" w:rsidRPr="00982A91">
        <w:rPr>
          <w:rFonts w:ascii="Times New Roman" w:eastAsia="Times New Roman" w:hAnsi="Times New Roman" w:cs="Times New Roman"/>
        </w:rPr>
        <w:t>cannot</w:t>
      </w:r>
      <w:r w:rsidR="11832A61" w:rsidRPr="00982A91">
        <w:rPr>
          <w:rFonts w:ascii="Times New Roman" w:eastAsia="Times New Roman" w:hAnsi="Times New Roman" w:cs="Times New Roman"/>
        </w:rPr>
        <w:t xml:space="preserve"> be simply transformed into numeric values.</w:t>
      </w:r>
    </w:p>
    <w:p w14:paraId="59E2487C" w14:textId="0308517D" w:rsidR="3DE64677" w:rsidRPr="00982A91" w:rsidRDefault="3DE64677" w:rsidP="00982A91">
      <w:pPr>
        <w:pStyle w:val="Heading1"/>
        <w:spacing w:before="0" w:after="160"/>
        <w:jc w:val="center"/>
        <w:rPr>
          <w:rFonts w:ascii="Times New Roman" w:eastAsia="Times New Roman" w:hAnsi="Times New Roman" w:cs="Times New Roman"/>
          <w:b/>
          <w:bCs/>
          <w:color w:val="auto"/>
          <w:sz w:val="22"/>
          <w:szCs w:val="22"/>
        </w:rPr>
      </w:pPr>
      <w:r w:rsidRPr="00982A91">
        <w:rPr>
          <w:rFonts w:ascii="Times New Roman" w:eastAsia="Times New Roman" w:hAnsi="Times New Roman" w:cs="Times New Roman"/>
          <w:b/>
          <w:bCs/>
          <w:color w:val="auto"/>
          <w:sz w:val="22"/>
          <w:szCs w:val="22"/>
        </w:rPr>
        <w:t>Analysis Question 1:</w:t>
      </w:r>
    </w:p>
    <w:p w14:paraId="1CA5595E" w14:textId="516D908A" w:rsidR="20AA0E2F" w:rsidRPr="00982A91" w:rsidRDefault="00497D21" w:rsidP="00982A91">
      <w:pPr>
        <w:rPr>
          <w:rFonts w:ascii="Times New Roman" w:eastAsia="Times New Roman" w:hAnsi="Times New Roman" w:cs="Times New Roman"/>
        </w:rPr>
      </w:pPr>
      <w:r>
        <w:rPr>
          <w:rFonts w:ascii="Times New Roman" w:eastAsia="Times New Roman" w:hAnsi="Times New Roman" w:cs="Times New Roman"/>
        </w:rPr>
        <w:t>In our</w:t>
      </w:r>
      <w:r w:rsidR="3E3E7246" w:rsidRPr="00982A91">
        <w:rPr>
          <w:rFonts w:ascii="Times New Roman" w:eastAsia="Times New Roman" w:hAnsi="Times New Roman" w:cs="Times New Roman"/>
        </w:rPr>
        <w:t xml:space="preserve"> first analysis</w:t>
      </w:r>
      <w:r>
        <w:rPr>
          <w:rFonts w:ascii="Times New Roman" w:eastAsia="Times New Roman" w:hAnsi="Times New Roman" w:cs="Times New Roman"/>
        </w:rPr>
        <w:t>,</w:t>
      </w:r>
      <w:r w:rsidR="3DE64677" w:rsidRPr="00982A91">
        <w:rPr>
          <w:rFonts w:ascii="Times New Roman" w:eastAsia="Times New Roman" w:hAnsi="Times New Roman" w:cs="Times New Roman"/>
        </w:rPr>
        <w:t xml:space="preserve"> </w:t>
      </w:r>
      <w:r w:rsidR="1CEB552D" w:rsidRPr="00982A91">
        <w:rPr>
          <w:rFonts w:ascii="Times New Roman" w:eastAsia="Times New Roman" w:hAnsi="Times New Roman" w:cs="Times New Roman"/>
        </w:rPr>
        <w:t xml:space="preserve">Century 21 Ames </w:t>
      </w:r>
      <w:r w:rsidR="662541C2" w:rsidRPr="00982A91">
        <w:rPr>
          <w:rFonts w:ascii="Times New Roman" w:eastAsia="Times New Roman" w:hAnsi="Times New Roman" w:cs="Times New Roman"/>
        </w:rPr>
        <w:t xml:space="preserve">wants to understand the relationship between square footage and Sales Price in the neighborhoods that they sell houses in. So, we </w:t>
      </w:r>
      <w:r w:rsidR="3DE64677" w:rsidRPr="00982A91">
        <w:rPr>
          <w:rFonts w:ascii="Times New Roman" w:eastAsia="Times New Roman" w:hAnsi="Times New Roman" w:cs="Times New Roman"/>
        </w:rPr>
        <w:t>are taking a deep dive into how</w:t>
      </w:r>
      <w:r w:rsidR="227A0AFD" w:rsidRPr="00982A91">
        <w:rPr>
          <w:rFonts w:ascii="Times New Roman" w:eastAsia="Times New Roman" w:hAnsi="Times New Roman" w:cs="Times New Roman"/>
        </w:rPr>
        <w:t xml:space="preserve"> the </w:t>
      </w:r>
      <w:r w:rsidR="2C42D96A" w:rsidRPr="00982A91">
        <w:rPr>
          <w:rFonts w:ascii="Times New Roman" w:eastAsia="Times New Roman" w:hAnsi="Times New Roman" w:cs="Times New Roman"/>
        </w:rPr>
        <w:t>Sale Price</w:t>
      </w:r>
      <w:r w:rsidR="227A0AFD" w:rsidRPr="00982A91">
        <w:rPr>
          <w:rFonts w:ascii="Times New Roman" w:eastAsia="Times New Roman" w:hAnsi="Times New Roman" w:cs="Times New Roman"/>
        </w:rPr>
        <w:t xml:space="preserve"> of the house is related to the square footage of the living area of the house (</w:t>
      </w:r>
      <w:proofErr w:type="spellStart"/>
      <w:r w:rsidR="227A0AFD" w:rsidRPr="00982A91">
        <w:rPr>
          <w:rFonts w:ascii="Times New Roman" w:eastAsia="Times New Roman" w:hAnsi="Times New Roman" w:cs="Times New Roman"/>
        </w:rPr>
        <w:t>GrLIvArea</w:t>
      </w:r>
      <w:proofErr w:type="spellEnd"/>
      <w:r w:rsidR="227A0AFD" w:rsidRPr="00982A91">
        <w:rPr>
          <w:rFonts w:ascii="Times New Roman" w:eastAsia="Times New Roman" w:hAnsi="Times New Roman" w:cs="Times New Roman"/>
        </w:rPr>
        <w:t xml:space="preserve">) </w:t>
      </w:r>
      <w:r w:rsidR="6C5F1A32" w:rsidRPr="00982A91">
        <w:rPr>
          <w:rFonts w:ascii="Times New Roman" w:eastAsia="Times New Roman" w:hAnsi="Times New Roman" w:cs="Times New Roman"/>
        </w:rPr>
        <w:t>specifically</w:t>
      </w:r>
      <w:r w:rsidR="227A0AFD" w:rsidRPr="00982A91">
        <w:rPr>
          <w:rFonts w:ascii="Times New Roman" w:eastAsia="Times New Roman" w:hAnsi="Times New Roman" w:cs="Times New Roman"/>
        </w:rPr>
        <w:t xml:space="preserve"> in </w:t>
      </w:r>
      <w:r w:rsidR="475D5F2D" w:rsidRPr="00982A91">
        <w:rPr>
          <w:rFonts w:ascii="Times New Roman" w:eastAsia="Times New Roman" w:hAnsi="Times New Roman" w:cs="Times New Roman"/>
        </w:rPr>
        <w:t>N</w:t>
      </w:r>
      <w:r w:rsidR="19E3E5D1" w:rsidRPr="00982A91">
        <w:rPr>
          <w:rFonts w:ascii="Times New Roman" w:eastAsia="Times New Roman" w:hAnsi="Times New Roman" w:cs="Times New Roman"/>
        </w:rPr>
        <w:t xml:space="preserve">orth </w:t>
      </w:r>
      <w:r w:rsidR="475D5F2D" w:rsidRPr="00982A91">
        <w:rPr>
          <w:rFonts w:ascii="Times New Roman" w:eastAsia="Times New Roman" w:hAnsi="Times New Roman" w:cs="Times New Roman"/>
        </w:rPr>
        <w:t xml:space="preserve">Ames, Edwards and </w:t>
      </w:r>
      <w:proofErr w:type="spellStart"/>
      <w:r w:rsidR="263E77AC" w:rsidRPr="00982A91">
        <w:rPr>
          <w:rFonts w:ascii="Times New Roman" w:eastAsia="Times New Roman" w:hAnsi="Times New Roman" w:cs="Times New Roman"/>
        </w:rPr>
        <w:t>Brooke</w:t>
      </w:r>
      <w:r w:rsidR="475D5F2D" w:rsidRPr="00982A91">
        <w:rPr>
          <w:rFonts w:ascii="Times New Roman" w:eastAsia="Times New Roman" w:hAnsi="Times New Roman" w:cs="Times New Roman"/>
        </w:rPr>
        <w:t>Side</w:t>
      </w:r>
      <w:proofErr w:type="spellEnd"/>
      <w:r w:rsidR="475D5F2D" w:rsidRPr="00982A91">
        <w:rPr>
          <w:rFonts w:ascii="Times New Roman" w:eastAsia="Times New Roman" w:hAnsi="Times New Roman" w:cs="Times New Roman"/>
        </w:rPr>
        <w:t xml:space="preserve"> neighborhoods</w:t>
      </w:r>
      <w:r w:rsidR="035230B7" w:rsidRPr="00982A91">
        <w:rPr>
          <w:rFonts w:ascii="Times New Roman" w:eastAsia="Times New Roman" w:hAnsi="Times New Roman" w:cs="Times New Roman"/>
        </w:rPr>
        <w:t xml:space="preserve">, and if the </w:t>
      </w:r>
      <w:proofErr w:type="spellStart"/>
      <w:r w:rsidR="035230B7" w:rsidRPr="00982A91">
        <w:rPr>
          <w:rFonts w:ascii="Times New Roman" w:eastAsia="Times New Roman" w:hAnsi="Times New Roman" w:cs="Times New Roman"/>
        </w:rPr>
        <w:t>SalesPrice</w:t>
      </w:r>
      <w:proofErr w:type="spellEnd"/>
      <w:r w:rsidR="1451F3FB" w:rsidRPr="00982A91">
        <w:rPr>
          <w:rFonts w:ascii="Times New Roman" w:eastAsia="Times New Roman" w:hAnsi="Times New Roman" w:cs="Times New Roman"/>
        </w:rPr>
        <w:t xml:space="preserve"> </w:t>
      </w:r>
      <w:r w:rsidR="035230B7" w:rsidRPr="00982A91">
        <w:rPr>
          <w:rFonts w:ascii="Times New Roman" w:eastAsia="Times New Roman" w:hAnsi="Times New Roman" w:cs="Times New Roman"/>
        </w:rPr>
        <w:t>and its relationship to square footage depends on which neighborhood the house is located in.</w:t>
      </w:r>
    </w:p>
    <w:p w14:paraId="62B50DF9" w14:textId="1F5551E7" w:rsidR="035230B7" w:rsidRPr="00982A91" w:rsidRDefault="035230B7" w:rsidP="00982A91">
      <w:pPr>
        <w:pStyle w:val="Heading2"/>
        <w:spacing w:before="0" w:after="160"/>
        <w:jc w:val="center"/>
        <w:rPr>
          <w:rFonts w:ascii="Times New Roman" w:eastAsia="Times New Roman" w:hAnsi="Times New Roman" w:cs="Times New Roman"/>
          <w:b/>
          <w:bCs/>
          <w:color w:val="auto"/>
          <w:sz w:val="22"/>
          <w:szCs w:val="22"/>
        </w:rPr>
      </w:pPr>
      <w:r w:rsidRPr="00982A91">
        <w:rPr>
          <w:rFonts w:ascii="Times New Roman" w:eastAsia="Times New Roman" w:hAnsi="Times New Roman" w:cs="Times New Roman"/>
          <w:b/>
          <w:bCs/>
          <w:color w:val="auto"/>
          <w:sz w:val="22"/>
          <w:szCs w:val="22"/>
        </w:rPr>
        <w:t>Build and</w:t>
      </w:r>
      <w:r w:rsidR="33F82BB8" w:rsidRPr="00982A91">
        <w:rPr>
          <w:rFonts w:ascii="Times New Roman" w:eastAsia="Times New Roman" w:hAnsi="Times New Roman" w:cs="Times New Roman"/>
          <w:b/>
          <w:bCs/>
          <w:color w:val="auto"/>
          <w:sz w:val="22"/>
          <w:szCs w:val="22"/>
        </w:rPr>
        <w:t xml:space="preserve"> </w:t>
      </w:r>
      <w:r w:rsidRPr="00982A91">
        <w:rPr>
          <w:rFonts w:ascii="Times New Roman" w:eastAsia="Times New Roman" w:hAnsi="Times New Roman" w:cs="Times New Roman"/>
          <w:b/>
          <w:bCs/>
          <w:color w:val="auto"/>
          <w:sz w:val="22"/>
          <w:szCs w:val="22"/>
        </w:rPr>
        <w:t xml:space="preserve">Fit </w:t>
      </w:r>
      <w:r w:rsidR="55644725" w:rsidRPr="00982A91">
        <w:rPr>
          <w:rFonts w:ascii="Times New Roman" w:eastAsia="Times New Roman" w:hAnsi="Times New Roman" w:cs="Times New Roman"/>
          <w:b/>
          <w:bCs/>
          <w:color w:val="auto"/>
          <w:sz w:val="22"/>
          <w:szCs w:val="22"/>
        </w:rPr>
        <w:t>Linear</w:t>
      </w:r>
      <w:r w:rsidRPr="00982A91">
        <w:rPr>
          <w:rFonts w:ascii="Times New Roman" w:eastAsia="Times New Roman" w:hAnsi="Times New Roman" w:cs="Times New Roman"/>
          <w:b/>
          <w:bCs/>
          <w:color w:val="auto"/>
          <w:sz w:val="22"/>
          <w:szCs w:val="22"/>
        </w:rPr>
        <w:t xml:space="preserve"> Model </w:t>
      </w:r>
      <w:r w:rsidR="17F06497" w:rsidRPr="00982A91">
        <w:rPr>
          <w:rFonts w:ascii="Times New Roman" w:eastAsia="Times New Roman" w:hAnsi="Times New Roman" w:cs="Times New Roman"/>
          <w:b/>
          <w:bCs/>
          <w:color w:val="auto"/>
          <w:sz w:val="22"/>
          <w:szCs w:val="22"/>
        </w:rPr>
        <w:t>on Original Data</w:t>
      </w:r>
    </w:p>
    <w:p w14:paraId="355E54FE" w14:textId="393CEA2C" w:rsidR="20AA0E2F" w:rsidRPr="00982A91" w:rsidRDefault="17B19305" w:rsidP="00982A91">
      <w:pPr>
        <w:rPr>
          <w:rFonts w:ascii="Times New Roman" w:eastAsia="Times New Roman" w:hAnsi="Times New Roman" w:cs="Times New Roman"/>
        </w:rPr>
      </w:pPr>
      <w:r w:rsidRPr="00982A91">
        <w:rPr>
          <w:rFonts w:ascii="Times New Roman" w:eastAsia="Times New Roman" w:hAnsi="Times New Roman" w:cs="Times New Roman"/>
        </w:rPr>
        <w:t>First</w:t>
      </w:r>
      <w:r w:rsidR="489CD491" w:rsidRPr="00982A91">
        <w:rPr>
          <w:rFonts w:ascii="Times New Roman" w:eastAsia="Times New Roman" w:hAnsi="Times New Roman" w:cs="Times New Roman"/>
        </w:rPr>
        <w:t>,</w:t>
      </w:r>
      <w:r w:rsidRPr="00982A91">
        <w:rPr>
          <w:rFonts w:ascii="Times New Roman" w:eastAsia="Times New Roman" w:hAnsi="Times New Roman" w:cs="Times New Roman"/>
        </w:rPr>
        <w:t xml:space="preserve"> we </w:t>
      </w:r>
      <w:r w:rsidR="0084207D">
        <w:rPr>
          <w:rFonts w:ascii="Times New Roman" w:eastAsia="Times New Roman" w:hAnsi="Times New Roman" w:cs="Times New Roman"/>
        </w:rPr>
        <w:t>filtered the</w:t>
      </w:r>
      <w:r w:rsidR="009655FA">
        <w:rPr>
          <w:rFonts w:ascii="Times New Roman" w:eastAsia="Times New Roman" w:hAnsi="Times New Roman" w:cs="Times New Roman"/>
        </w:rPr>
        <w:t xml:space="preserve"> houses that are only</w:t>
      </w:r>
      <w:r w:rsidR="080B911D" w:rsidRPr="00982A91">
        <w:rPr>
          <w:rFonts w:ascii="Times New Roman" w:eastAsia="Times New Roman" w:hAnsi="Times New Roman" w:cs="Times New Roman"/>
        </w:rPr>
        <w:t xml:space="preserve"> in neighborhood </w:t>
      </w:r>
      <w:proofErr w:type="spellStart"/>
      <w:r w:rsidR="080B911D" w:rsidRPr="00982A91">
        <w:rPr>
          <w:rFonts w:ascii="Times New Roman" w:eastAsia="Times New Roman" w:hAnsi="Times New Roman" w:cs="Times New Roman"/>
        </w:rPr>
        <w:t>NAmes</w:t>
      </w:r>
      <w:proofErr w:type="spellEnd"/>
      <w:r w:rsidR="080B911D" w:rsidRPr="00982A91">
        <w:rPr>
          <w:rFonts w:ascii="Times New Roman" w:eastAsia="Times New Roman" w:hAnsi="Times New Roman" w:cs="Times New Roman"/>
        </w:rPr>
        <w:t xml:space="preserve">, </w:t>
      </w:r>
      <w:proofErr w:type="spellStart"/>
      <w:r w:rsidR="080B911D" w:rsidRPr="00982A91">
        <w:rPr>
          <w:rFonts w:ascii="Times New Roman" w:eastAsia="Times New Roman" w:hAnsi="Times New Roman" w:cs="Times New Roman"/>
        </w:rPr>
        <w:t>BrkSide</w:t>
      </w:r>
      <w:proofErr w:type="spellEnd"/>
      <w:r w:rsidR="080B911D" w:rsidRPr="00982A91">
        <w:rPr>
          <w:rFonts w:ascii="Times New Roman" w:eastAsia="Times New Roman" w:hAnsi="Times New Roman" w:cs="Times New Roman"/>
        </w:rPr>
        <w:t xml:space="preserve">, </w:t>
      </w:r>
      <w:r w:rsidR="009655FA">
        <w:rPr>
          <w:rFonts w:ascii="Times New Roman" w:eastAsia="Times New Roman" w:hAnsi="Times New Roman" w:cs="Times New Roman"/>
        </w:rPr>
        <w:t>or</w:t>
      </w:r>
      <w:r w:rsidR="080B911D" w:rsidRPr="00982A91">
        <w:rPr>
          <w:rFonts w:ascii="Times New Roman" w:eastAsia="Times New Roman" w:hAnsi="Times New Roman" w:cs="Times New Roman"/>
        </w:rPr>
        <w:t xml:space="preserve"> Edwards. </w:t>
      </w:r>
      <w:r w:rsidR="00B424FE">
        <w:rPr>
          <w:rFonts w:ascii="Times New Roman" w:eastAsia="Times New Roman" w:hAnsi="Times New Roman" w:cs="Times New Roman"/>
        </w:rPr>
        <w:t>Next,</w:t>
      </w:r>
      <w:r w:rsidR="6D57DA04" w:rsidRPr="00982A91">
        <w:rPr>
          <w:rFonts w:ascii="Times New Roman" w:eastAsia="Times New Roman" w:hAnsi="Times New Roman" w:cs="Times New Roman"/>
        </w:rPr>
        <w:t xml:space="preserve"> we analyzed th</w:t>
      </w:r>
      <w:r w:rsidR="080B911D" w:rsidRPr="00982A91">
        <w:rPr>
          <w:rFonts w:ascii="Times New Roman" w:eastAsia="Times New Roman" w:hAnsi="Times New Roman" w:cs="Times New Roman"/>
        </w:rPr>
        <w:t xml:space="preserve">e Sales price according to the </w:t>
      </w:r>
      <w:r w:rsidR="559C2016" w:rsidRPr="00982A91">
        <w:rPr>
          <w:rFonts w:ascii="Times New Roman" w:eastAsia="Times New Roman" w:hAnsi="Times New Roman" w:cs="Times New Roman"/>
        </w:rPr>
        <w:t xml:space="preserve">living area of the house </w:t>
      </w:r>
      <w:r w:rsidR="41C675C2" w:rsidRPr="00982A91">
        <w:rPr>
          <w:rFonts w:ascii="Times New Roman" w:eastAsia="Times New Roman" w:hAnsi="Times New Roman" w:cs="Times New Roman"/>
        </w:rPr>
        <w:t xml:space="preserve">and created </w:t>
      </w:r>
      <w:r w:rsidR="695A1554" w:rsidRPr="00982A91">
        <w:rPr>
          <w:rFonts w:ascii="Times New Roman" w:eastAsia="Times New Roman" w:hAnsi="Times New Roman" w:cs="Times New Roman"/>
        </w:rPr>
        <w:t>linear regression mode</w:t>
      </w:r>
      <w:r w:rsidR="000E12F8">
        <w:rPr>
          <w:rFonts w:ascii="Times New Roman" w:eastAsia="Times New Roman" w:hAnsi="Times New Roman" w:cs="Times New Roman"/>
        </w:rPr>
        <w:t xml:space="preserve">l </w:t>
      </w:r>
      <w:r w:rsidR="000E12F8" w:rsidRPr="00982A91">
        <w:rPr>
          <w:rFonts w:ascii="Times New Roman" w:eastAsia="Times New Roman" w:hAnsi="Times New Roman" w:cs="Times New Roman"/>
        </w:rPr>
        <w:t xml:space="preserve">using </w:t>
      </w:r>
      <w:r w:rsidR="3069719A" w:rsidRPr="00982A91">
        <w:rPr>
          <w:rFonts w:ascii="Times New Roman" w:eastAsia="Times New Roman" w:hAnsi="Times New Roman" w:cs="Times New Roman"/>
        </w:rPr>
        <w:t xml:space="preserve">only </w:t>
      </w:r>
      <w:proofErr w:type="spellStart"/>
      <w:r w:rsidR="695A1554" w:rsidRPr="00982A91">
        <w:rPr>
          <w:rFonts w:ascii="Times New Roman" w:eastAsia="Times New Roman" w:hAnsi="Times New Roman" w:cs="Times New Roman"/>
        </w:rPr>
        <w:t>GrL</w:t>
      </w:r>
      <w:r w:rsidR="4ED8E6E5" w:rsidRPr="00982A91">
        <w:rPr>
          <w:rFonts w:ascii="Times New Roman" w:eastAsia="Times New Roman" w:hAnsi="Times New Roman" w:cs="Times New Roman"/>
        </w:rPr>
        <w:t>i</w:t>
      </w:r>
      <w:r w:rsidR="695A1554" w:rsidRPr="00982A91">
        <w:rPr>
          <w:rFonts w:ascii="Times New Roman" w:eastAsia="Times New Roman" w:hAnsi="Times New Roman" w:cs="Times New Roman"/>
        </w:rPr>
        <w:t>vArea</w:t>
      </w:r>
      <w:proofErr w:type="spellEnd"/>
      <w:r w:rsidR="695A1554" w:rsidRPr="00982A91">
        <w:rPr>
          <w:rFonts w:ascii="Times New Roman" w:eastAsia="Times New Roman" w:hAnsi="Times New Roman" w:cs="Times New Roman"/>
        </w:rPr>
        <w:t xml:space="preserve"> </w:t>
      </w:r>
      <w:r w:rsidR="6460E709" w:rsidRPr="00982A91">
        <w:rPr>
          <w:rFonts w:ascii="Times New Roman" w:eastAsia="Times New Roman" w:hAnsi="Times New Roman" w:cs="Times New Roman"/>
        </w:rPr>
        <w:t xml:space="preserve">to </w:t>
      </w:r>
      <w:r w:rsidR="695A1554" w:rsidRPr="00982A91">
        <w:rPr>
          <w:rFonts w:ascii="Times New Roman" w:eastAsia="Times New Roman" w:hAnsi="Times New Roman" w:cs="Times New Roman"/>
        </w:rPr>
        <w:t>predict the Sale price of a house</w:t>
      </w:r>
      <w:r w:rsidR="64CFDD6E" w:rsidRPr="00982A91">
        <w:rPr>
          <w:rFonts w:ascii="Times New Roman" w:eastAsia="Times New Roman" w:hAnsi="Times New Roman" w:cs="Times New Roman"/>
        </w:rPr>
        <w:t xml:space="preserve">. We got the equation </w:t>
      </w:r>
      <w:proofErr w:type="spellStart"/>
      <w:r w:rsidR="64CFDD6E" w:rsidRPr="00982A91">
        <w:rPr>
          <w:rFonts w:ascii="Times New Roman" w:eastAsia="Times New Roman" w:hAnsi="Times New Roman" w:cs="Times New Roman"/>
        </w:rPr>
        <w:t>SalesPrice</w:t>
      </w:r>
      <w:proofErr w:type="spellEnd"/>
      <w:r w:rsidR="64CFDD6E" w:rsidRPr="00982A91">
        <w:rPr>
          <w:rFonts w:ascii="Times New Roman" w:eastAsia="Times New Roman" w:hAnsi="Times New Roman" w:cs="Times New Roman"/>
        </w:rPr>
        <w:t xml:space="preserve"> = 78205.578 + 45.979*</w:t>
      </w:r>
      <w:proofErr w:type="spellStart"/>
      <w:r w:rsidR="64CFDD6E" w:rsidRPr="00982A91">
        <w:rPr>
          <w:rFonts w:ascii="Times New Roman" w:eastAsia="Times New Roman" w:hAnsi="Times New Roman" w:cs="Times New Roman"/>
        </w:rPr>
        <w:t>GrLivArea</w:t>
      </w:r>
      <w:proofErr w:type="spellEnd"/>
      <w:r w:rsidR="645E22E7" w:rsidRPr="00982A91">
        <w:rPr>
          <w:rFonts w:ascii="Times New Roman" w:eastAsia="Times New Roman" w:hAnsi="Times New Roman" w:cs="Times New Roman"/>
        </w:rPr>
        <w:t xml:space="preserve"> and the details of finding the </w:t>
      </w:r>
      <w:r w:rsidR="002C7C8A">
        <w:rPr>
          <w:rFonts w:ascii="Times New Roman" w:eastAsia="Times New Roman" w:hAnsi="Times New Roman" w:cs="Times New Roman"/>
        </w:rPr>
        <w:t>equation</w:t>
      </w:r>
      <w:r w:rsidR="645E22E7" w:rsidRPr="00982A91">
        <w:rPr>
          <w:rFonts w:ascii="Times New Roman" w:eastAsia="Times New Roman" w:hAnsi="Times New Roman" w:cs="Times New Roman"/>
        </w:rPr>
        <w:t xml:space="preserve"> can be found in </w:t>
      </w:r>
      <w:hyperlink w:anchor="Graphic_1" w:history="1">
        <w:r w:rsidR="1247A5C1" w:rsidRPr="00982A91">
          <w:rPr>
            <w:rStyle w:val="Hyperlink"/>
            <w:rFonts w:ascii="Times New Roman" w:eastAsia="Times New Roman" w:hAnsi="Times New Roman" w:cs="Times New Roman"/>
          </w:rPr>
          <w:t>g</w:t>
        </w:r>
        <w:r w:rsidR="645E22E7" w:rsidRPr="00982A91">
          <w:rPr>
            <w:rStyle w:val="Hyperlink"/>
            <w:rFonts w:ascii="Times New Roman" w:eastAsia="Times New Roman" w:hAnsi="Times New Roman" w:cs="Times New Roman"/>
          </w:rPr>
          <w:t>raphic 1</w:t>
        </w:r>
      </w:hyperlink>
      <w:r w:rsidR="645E22E7" w:rsidRPr="00982A91">
        <w:rPr>
          <w:rFonts w:ascii="Times New Roman" w:eastAsia="Times New Roman" w:hAnsi="Times New Roman" w:cs="Times New Roman"/>
        </w:rPr>
        <w:t xml:space="preserve">. </w:t>
      </w:r>
    </w:p>
    <w:p w14:paraId="6E1BF7F4" w14:textId="7D6E4C74" w:rsidR="1774F14A" w:rsidRPr="00982A91" w:rsidRDefault="1774F14A" w:rsidP="00982A91">
      <w:pPr>
        <w:pStyle w:val="Heading2"/>
        <w:spacing w:before="0" w:after="160"/>
        <w:jc w:val="center"/>
        <w:rPr>
          <w:rFonts w:ascii="Times New Roman" w:eastAsia="Times New Roman" w:hAnsi="Times New Roman" w:cs="Times New Roman"/>
          <w:b/>
          <w:bCs/>
          <w:color w:val="auto"/>
          <w:sz w:val="22"/>
          <w:szCs w:val="22"/>
        </w:rPr>
      </w:pPr>
      <w:r w:rsidRPr="00982A91">
        <w:rPr>
          <w:rFonts w:ascii="Times New Roman" w:eastAsia="Times New Roman" w:hAnsi="Times New Roman" w:cs="Times New Roman"/>
          <w:b/>
          <w:bCs/>
          <w:color w:val="auto"/>
          <w:sz w:val="22"/>
          <w:szCs w:val="22"/>
        </w:rPr>
        <w:t xml:space="preserve">Checking Assumptions </w:t>
      </w:r>
      <w:r w:rsidR="0023462C">
        <w:rPr>
          <w:rFonts w:ascii="Times New Roman" w:eastAsia="Times New Roman" w:hAnsi="Times New Roman" w:cs="Times New Roman"/>
          <w:b/>
          <w:bCs/>
          <w:color w:val="auto"/>
          <w:sz w:val="22"/>
          <w:szCs w:val="22"/>
        </w:rPr>
        <w:t>on</w:t>
      </w:r>
      <w:r w:rsidR="08B3440A" w:rsidRPr="00982A91">
        <w:rPr>
          <w:rFonts w:ascii="Times New Roman" w:eastAsia="Times New Roman" w:hAnsi="Times New Roman" w:cs="Times New Roman"/>
          <w:b/>
          <w:bCs/>
          <w:color w:val="auto"/>
          <w:sz w:val="22"/>
          <w:szCs w:val="22"/>
        </w:rPr>
        <w:t xml:space="preserve"> Original Data</w:t>
      </w:r>
    </w:p>
    <w:p w14:paraId="0420B554" w14:textId="2923E054" w:rsidR="5474980D" w:rsidRPr="00982A91" w:rsidRDefault="5474980D" w:rsidP="00982A91">
      <w:pPr>
        <w:pStyle w:val="ListParagraph"/>
        <w:numPr>
          <w:ilvl w:val="0"/>
          <w:numId w:val="5"/>
        </w:numPr>
        <w:ind w:right="-630"/>
        <w:rPr>
          <w:rFonts w:ascii="Times New Roman" w:eastAsia="Times New Roman" w:hAnsi="Times New Roman" w:cs="Times New Roman"/>
        </w:rPr>
      </w:pPr>
      <w:proofErr w:type="spellStart"/>
      <w:r w:rsidRPr="00982A91">
        <w:rPr>
          <w:rFonts w:ascii="Times New Roman" w:eastAsia="Times New Roman" w:hAnsi="Times New Roman" w:cs="Times New Roman"/>
        </w:rPr>
        <w:t>ScatterPlot</w:t>
      </w:r>
      <w:proofErr w:type="spellEnd"/>
      <w:r w:rsidRPr="00982A91">
        <w:rPr>
          <w:rFonts w:ascii="Times New Roman" w:eastAsia="Times New Roman" w:hAnsi="Times New Roman" w:cs="Times New Roman"/>
        </w:rPr>
        <w:t xml:space="preserve">: </w:t>
      </w:r>
    </w:p>
    <w:p w14:paraId="5F3463DB" w14:textId="1D9D3026" w:rsidR="5474980D" w:rsidRPr="00982A91" w:rsidRDefault="00C72573" w:rsidP="00982A91">
      <w:pPr>
        <w:pStyle w:val="ListParagraph"/>
        <w:numPr>
          <w:ilvl w:val="1"/>
          <w:numId w:val="5"/>
        </w:numPr>
        <w:ind w:right="-630"/>
        <w:rPr>
          <w:rFonts w:ascii="Times New Roman" w:eastAsia="Times New Roman" w:hAnsi="Times New Roman" w:cs="Times New Roman"/>
        </w:rPr>
      </w:pPr>
      <w:r w:rsidRPr="00982A91">
        <w:rPr>
          <w:rFonts w:ascii="Times New Roman" w:eastAsia="Times New Roman" w:hAnsi="Times New Roman" w:cs="Times New Roman"/>
        </w:rPr>
        <w:lastRenderedPageBreak/>
        <w:t xml:space="preserve">Looking at </w:t>
      </w:r>
      <w:hyperlink w:anchor="Graphic_2" w:history="1">
        <w:r w:rsidRPr="00982A91">
          <w:rPr>
            <w:rStyle w:val="Hyperlink"/>
            <w:rFonts w:ascii="Times New Roman" w:eastAsia="Times New Roman" w:hAnsi="Times New Roman" w:cs="Times New Roman"/>
          </w:rPr>
          <w:t>graphic 2</w:t>
        </w:r>
      </w:hyperlink>
      <w:r w:rsidRPr="00982A91">
        <w:rPr>
          <w:rFonts w:ascii="Times New Roman" w:eastAsia="Times New Roman" w:hAnsi="Times New Roman" w:cs="Times New Roman"/>
        </w:rPr>
        <w:t>, we see that t</w:t>
      </w:r>
      <w:r w:rsidR="5474980D" w:rsidRPr="00982A91">
        <w:rPr>
          <w:rFonts w:ascii="Times New Roman" w:eastAsia="Times New Roman" w:hAnsi="Times New Roman" w:cs="Times New Roman"/>
        </w:rPr>
        <w:t xml:space="preserve">here is evidence of a linear relationship between the </w:t>
      </w:r>
      <w:proofErr w:type="spellStart"/>
      <w:r w:rsidR="5474980D" w:rsidRPr="00982A91">
        <w:rPr>
          <w:rFonts w:ascii="Times New Roman" w:eastAsia="Times New Roman" w:hAnsi="Times New Roman" w:cs="Times New Roman"/>
        </w:rPr>
        <w:t>GrLivArea</w:t>
      </w:r>
      <w:proofErr w:type="spellEnd"/>
      <w:r w:rsidR="5474980D" w:rsidRPr="00982A91">
        <w:rPr>
          <w:rFonts w:ascii="Times New Roman" w:eastAsia="Times New Roman" w:hAnsi="Times New Roman" w:cs="Times New Roman"/>
        </w:rPr>
        <w:t xml:space="preserve"> and </w:t>
      </w:r>
      <w:proofErr w:type="spellStart"/>
      <w:r w:rsidR="5474980D" w:rsidRPr="00982A91">
        <w:rPr>
          <w:rFonts w:ascii="Times New Roman" w:eastAsia="Times New Roman" w:hAnsi="Times New Roman" w:cs="Times New Roman"/>
        </w:rPr>
        <w:t>SalePrice</w:t>
      </w:r>
      <w:proofErr w:type="spellEnd"/>
    </w:p>
    <w:p w14:paraId="76F9A14E" w14:textId="06275C31" w:rsidR="6B0709EE" w:rsidRPr="00982A91" w:rsidRDefault="6B0709EE" w:rsidP="00982A91">
      <w:pPr>
        <w:pStyle w:val="ListParagraph"/>
        <w:numPr>
          <w:ilvl w:val="0"/>
          <w:numId w:val="5"/>
        </w:numPr>
        <w:ind w:right="-630"/>
        <w:rPr>
          <w:rFonts w:ascii="Times New Roman" w:eastAsia="Times New Roman" w:hAnsi="Times New Roman" w:cs="Times New Roman"/>
        </w:rPr>
      </w:pPr>
      <w:r w:rsidRPr="00982A91">
        <w:rPr>
          <w:rFonts w:ascii="Times New Roman" w:eastAsia="Times New Roman" w:hAnsi="Times New Roman" w:cs="Times New Roman"/>
        </w:rPr>
        <w:t>Residuals:</w:t>
      </w:r>
    </w:p>
    <w:p w14:paraId="4E1FB7F7" w14:textId="3DC977AE" w:rsidR="7728EAEA" w:rsidRPr="00982A91" w:rsidRDefault="00C72573" w:rsidP="00982A91">
      <w:pPr>
        <w:pStyle w:val="ListParagraph"/>
        <w:numPr>
          <w:ilvl w:val="1"/>
          <w:numId w:val="5"/>
        </w:numPr>
        <w:ind w:right="-630"/>
        <w:rPr>
          <w:rFonts w:ascii="Times New Roman" w:eastAsia="Times New Roman" w:hAnsi="Times New Roman" w:cs="Times New Roman"/>
        </w:rPr>
      </w:pPr>
      <w:r w:rsidRPr="00982A91">
        <w:rPr>
          <w:rFonts w:ascii="Times New Roman" w:eastAsia="Times New Roman" w:hAnsi="Times New Roman" w:cs="Times New Roman"/>
        </w:rPr>
        <w:t xml:space="preserve">Looking at </w:t>
      </w:r>
      <w:hyperlink w:anchor="Graphic_3" w:history="1">
        <w:r w:rsidRPr="00982A91">
          <w:rPr>
            <w:rStyle w:val="Hyperlink"/>
            <w:rFonts w:ascii="Times New Roman" w:eastAsia="Times New Roman" w:hAnsi="Times New Roman" w:cs="Times New Roman"/>
          </w:rPr>
          <w:t>graphic 3</w:t>
        </w:r>
      </w:hyperlink>
      <w:r w:rsidRPr="00982A91">
        <w:rPr>
          <w:rFonts w:ascii="Times New Roman" w:eastAsia="Times New Roman" w:hAnsi="Times New Roman" w:cs="Times New Roman"/>
        </w:rPr>
        <w:t>, we</w:t>
      </w:r>
      <w:r w:rsidR="7728EAEA" w:rsidRPr="00982A91">
        <w:rPr>
          <w:rFonts w:ascii="Times New Roman" w:eastAsia="Times New Roman" w:hAnsi="Times New Roman" w:cs="Times New Roman"/>
        </w:rPr>
        <w:t xml:space="preserve"> see the residuals are clustered around the smaller fitted values and there are some very large outliers </w:t>
      </w:r>
      <w:r w:rsidR="450A5F85" w:rsidRPr="00982A91">
        <w:rPr>
          <w:rFonts w:ascii="Times New Roman" w:eastAsia="Times New Roman" w:hAnsi="Times New Roman" w:cs="Times New Roman"/>
        </w:rPr>
        <w:t xml:space="preserve">so we will not be able to assume equal standard </w:t>
      </w:r>
      <w:r w:rsidR="007C755B" w:rsidRPr="00982A91">
        <w:rPr>
          <w:rFonts w:ascii="Times New Roman" w:eastAsia="Times New Roman" w:hAnsi="Times New Roman" w:cs="Times New Roman"/>
        </w:rPr>
        <w:t>deviations.</w:t>
      </w:r>
      <w:r w:rsidR="450A5F85" w:rsidRPr="00982A91">
        <w:rPr>
          <w:rFonts w:ascii="Times New Roman" w:eastAsia="Times New Roman" w:hAnsi="Times New Roman" w:cs="Times New Roman"/>
        </w:rPr>
        <w:t xml:space="preserve"> </w:t>
      </w:r>
    </w:p>
    <w:p w14:paraId="26FCABE9" w14:textId="31A87EE2" w:rsidR="6B0709EE" w:rsidRPr="00982A91" w:rsidRDefault="6B0709EE" w:rsidP="00982A91">
      <w:pPr>
        <w:pStyle w:val="ListParagraph"/>
        <w:numPr>
          <w:ilvl w:val="0"/>
          <w:numId w:val="5"/>
        </w:numPr>
        <w:ind w:right="-630"/>
        <w:rPr>
          <w:rFonts w:ascii="Times New Roman" w:eastAsia="Times New Roman" w:hAnsi="Times New Roman" w:cs="Times New Roman"/>
        </w:rPr>
      </w:pPr>
      <w:r w:rsidRPr="00982A91">
        <w:rPr>
          <w:rFonts w:ascii="Times New Roman" w:eastAsia="Times New Roman" w:hAnsi="Times New Roman" w:cs="Times New Roman"/>
        </w:rPr>
        <w:t>Q</w:t>
      </w:r>
      <w:r w:rsidR="0E8C1432" w:rsidRPr="00982A91">
        <w:rPr>
          <w:rFonts w:ascii="Times New Roman" w:eastAsia="Times New Roman" w:hAnsi="Times New Roman" w:cs="Times New Roman"/>
        </w:rPr>
        <w:t>Q</w:t>
      </w:r>
      <w:r w:rsidRPr="00982A91">
        <w:rPr>
          <w:rFonts w:ascii="Times New Roman" w:eastAsia="Times New Roman" w:hAnsi="Times New Roman" w:cs="Times New Roman"/>
        </w:rPr>
        <w:t>-plots:</w:t>
      </w:r>
    </w:p>
    <w:p w14:paraId="68431015" w14:textId="75012A98" w:rsidR="7874879A" w:rsidRPr="00982A91" w:rsidRDefault="00281147" w:rsidP="00982A91">
      <w:pPr>
        <w:pStyle w:val="ListParagraph"/>
        <w:numPr>
          <w:ilvl w:val="1"/>
          <w:numId w:val="5"/>
        </w:numPr>
        <w:ind w:right="-630"/>
        <w:rPr>
          <w:rFonts w:ascii="Times New Roman" w:eastAsia="Times New Roman" w:hAnsi="Times New Roman" w:cs="Times New Roman"/>
        </w:rPr>
      </w:pPr>
      <w:r w:rsidRPr="00982A91">
        <w:rPr>
          <w:rFonts w:ascii="Times New Roman" w:eastAsia="Times New Roman" w:hAnsi="Times New Roman" w:cs="Times New Roman"/>
        </w:rPr>
        <w:t xml:space="preserve">Looking at </w:t>
      </w:r>
      <w:hyperlink w:anchor="Graphic_4" w:history="1">
        <w:r w:rsidRPr="00982A91">
          <w:rPr>
            <w:rStyle w:val="Hyperlink"/>
            <w:rFonts w:ascii="Times New Roman" w:eastAsia="Times New Roman" w:hAnsi="Times New Roman" w:cs="Times New Roman"/>
          </w:rPr>
          <w:t>graphic 4</w:t>
        </w:r>
      </w:hyperlink>
      <w:r w:rsidRPr="00982A91">
        <w:rPr>
          <w:rFonts w:ascii="Times New Roman" w:eastAsia="Times New Roman" w:hAnsi="Times New Roman" w:cs="Times New Roman"/>
        </w:rPr>
        <w:t>, we see that the</w:t>
      </w:r>
      <w:r w:rsidR="7874879A" w:rsidRPr="00982A91">
        <w:rPr>
          <w:rFonts w:ascii="Times New Roman" w:eastAsia="Times New Roman" w:hAnsi="Times New Roman" w:cs="Times New Roman"/>
        </w:rPr>
        <w:t xml:space="preserve"> QQplot shows that the residuals are normal except for a few outliers which should not cause a problem with the size of the </w:t>
      </w:r>
      <w:proofErr w:type="gramStart"/>
      <w:r w:rsidR="7874879A" w:rsidRPr="00982A91">
        <w:rPr>
          <w:rFonts w:ascii="Times New Roman" w:eastAsia="Times New Roman" w:hAnsi="Times New Roman" w:cs="Times New Roman"/>
        </w:rPr>
        <w:t>sample</w:t>
      </w:r>
      <w:proofErr w:type="gramEnd"/>
      <w:r w:rsidR="7874879A" w:rsidRPr="00982A91">
        <w:rPr>
          <w:rFonts w:ascii="Times New Roman" w:eastAsia="Times New Roman" w:hAnsi="Times New Roman" w:cs="Times New Roman"/>
        </w:rPr>
        <w:t xml:space="preserve"> </w:t>
      </w:r>
    </w:p>
    <w:p w14:paraId="501071BD" w14:textId="2EBF9804" w:rsidR="6B0709EE" w:rsidRPr="00982A91" w:rsidRDefault="6B0709EE" w:rsidP="00982A91">
      <w:pPr>
        <w:pStyle w:val="ListParagraph"/>
        <w:numPr>
          <w:ilvl w:val="0"/>
          <w:numId w:val="5"/>
        </w:numPr>
        <w:ind w:right="-630"/>
        <w:rPr>
          <w:rFonts w:ascii="Times New Roman" w:eastAsia="Times New Roman" w:hAnsi="Times New Roman" w:cs="Times New Roman"/>
        </w:rPr>
      </w:pPr>
      <w:r w:rsidRPr="00982A91">
        <w:rPr>
          <w:rFonts w:ascii="Times New Roman" w:eastAsia="Times New Roman" w:hAnsi="Times New Roman" w:cs="Times New Roman"/>
        </w:rPr>
        <w:t xml:space="preserve">Standardized residuals with </w:t>
      </w:r>
      <w:r w:rsidR="322C5C9B" w:rsidRPr="00982A91">
        <w:rPr>
          <w:rFonts w:ascii="Times New Roman" w:eastAsia="Times New Roman" w:hAnsi="Times New Roman" w:cs="Times New Roman"/>
        </w:rPr>
        <w:t>Leverage</w:t>
      </w:r>
      <w:r w:rsidRPr="00982A91">
        <w:rPr>
          <w:rFonts w:ascii="Times New Roman" w:eastAsia="Times New Roman" w:hAnsi="Times New Roman" w:cs="Times New Roman"/>
        </w:rPr>
        <w:t xml:space="preserve">: </w:t>
      </w:r>
    </w:p>
    <w:p w14:paraId="59533EFC" w14:textId="61F970DB" w:rsidR="65B3B81E" w:rsidRPr="00982A91" w:rsidRDefault="00281147" w:rsidP="00982A91">
      <w:pPr>
        <w:pStyle w:val="ListParagraph"/>
        <w:numPr>
          <w:ilvl w:val="1"/>
          <w:numId w:val="5"/>
        </w:numPr>
        <w:ind w:right="-630"/>
        <w:rPr>
          <w:rFonts w:ascii="Times New Roman" w:eastAsia="Times New Roman" w:hAnsi="Times New Roman" w:cs="Times New Roman"/>
        </w:rPr>
      </w:pPr>
      <w:r w:rsidRPr="00982A91">
        <w:rPr>
          <w:rFonts w:ascii="Times New Roman" w:eastAsia="Times New Roman" w:hAnsi="Times New Roman" w:cs="Times New Roman"/>
        </w:rPr>
        <w:t xml:space="preserve">Looking at </w:t>
      </w:r>
      <w:hyperlink w:anchor="Graphic_5" w:history="1">
        <w:r w:rsidRPr="00982A91">
          <w:rPr>
            <w:rStyle w:val="Hyperlink"/>
            <w:rFonts w:ascii="Times New Roman" w:eastAsia="Times New Roman" w:hAnsi="Times New Roman" w:cs="Times New Roman"/>
          </w:rPr>
          <w:t>graphic 5</w:t>
        </w:r>
      </w:hyperlink>
      <w:r w:rsidRPr="00982A91">
        <w:rPr>
          <w:rFonts w:ascii="Times New Roman" w:eastAsia="Times New Roman" w:hAnsi="Times New Roman" w:cs="Times New Roman"/>
        </w:rPr>
        <w:t>, w</w:t>
      </w:r>
      <w:r w:rsidR="65B3B81E" w:rsidRPr="00982A91">
        <w:rPr>
          <w:rFonts w:ascii="Times New Roman" w:eastAsia="Times New Roman" w:hAnsi="Times New Roman" w:cs="Times New Roman"/>
        </w:rPr>
        <w:t xml:space="preserve">e can see that </w:t>
      </w:r>
      <w:r w:rsidR="3BCCAE90" w:rsidRPr="00982A91">
        <w:rPr>
          <w:rFonts w:ascii="Times New Roman" w:eastAsia="Times New Roman" w:hAnsi="Times New Roman" w:cs="Times New Roman"/>
        </w:rPr>
        <w:t>there are a few points,</w:t>
      </w:r>
      <w:r w:rsidR="36CC56B7" w:rsidRPr="00982A91">
        <w:rPr>
          <w:rFonts w:ascii="Times New Roman" w:eastAsia="Times New Roman" w:hAnsi="Times New Roman" w:cs="Times New Roman"/>
        </w:rPr>
        <w:t xml:space="preserve"> </w:t>
      </w:r>
      <w:r w:rsidR="3BCCAE90" w:rsidRPr="00982A91">
        <w:rPr>
          <w:rFonts w:ascii="Times New Roman" w:eastAsia="Times New Roman" w:hAnsi="Times New Roman" w:cs="Times New Roman"/>
        </w:rPr>
        <w:t>specifically</w:t>
      </w:r>
      <w:r w:rsidR="35A48C08" w:rsidRPr="00982A91">
        <w:rPr>
          <w:rFonts w:ascii="Times New Roman" w:eastAsia="Times New Roman" w:hAnsi="Times New Roman" w:cs="Times New Roman"/>
        </w:rPr>
        <w:t xml:space="preserve"> 339</w:t>
      </w:r>
      <w:r w:rsidR="3BCCAE90" w:rsidRPr="00982A91">
        <w:rPr>
          <w:rFonts w:ascii="Times New Roman" w:eastAsia="Times New Roman" w:hAnsi="Times New Roman" w:cs="Times New Roman"/>
        </w:rPr>
        <w:t xml:space="preserve"> that have a high </w:t>
      </w:r>
      <w:r w:rsidR="4F3C36B5" w:rsidRPr="00982A91">
        <w:rPr>
          <w:rFonts w:ascii="Times New Roman" w:eastAsia="Times New Roman" w:hAnsi="Times New Roman" w:cs="Times New Roman"/>
        </w:rPr>
        <w:t>C</w:t>
      </w:r>
      <w:r w:rsidR="3BCCAE90" w:rsidRPr="00982A91">
        <w:rPr>
          <w:rFonts w:ascii="Times New Roman" w:eastAsia="Times New Roman" w:hAnsi="Times New Roman" w:cs="Times New Roman"/>
        </w:rPr>
        <w:t>ook</w:t>
      </w:r>
      <w:r w:rsidR="34D863A8" w:rsidRPr="00982A91">
        <w:rPr>
          <w:rFonts w:ascii="Times New Roman" w:eastAsia="Times New Roman" w:hAnsi="Times New Roman" w:cs="Times New Roman"/>
        </w:rPr>
        <w:t>’</w:t>
      </w:r>
      <w:r w:rsidR="3BCCAE90" w:rsidRPr="00982A91">
        <w:rPr>
          <w:rFonts w:ascii="Times New Roman" w:eastAsia="Times New Roman" w:hAnsi="Times New Roman" w:cs="Times New Roman"/>
        </w:rPr>
        <w:t>s</w:t>
      </w:r>
      <w:r w:rsidR="13185EB9" w:rsidRPr="00982A91">
        <w:rPr>
          <w:rFonts w:ascii="Times New Roman" w:eastAsia="Times New Roman" w:hAnsi="Times New Roman" w:cs="Times New Roman"/>
        </w:rPr>
        <w:t xml:space="preserve"> Distance</w:t>
      </w:r>
      <w:r w:rsidR="4AA0C911" w:rsidRPr="00982A91">
        <w:rPr>
          <w:rFonts w:ascii="Times New Roman" w:eastAsia="Times New Roman" w:hAnsi="Times New Roman" w:cs="Times New Roman"/>
        </w:rPr>
        <w:t>. A</w:t>
      </w:r>
      <w:r w:rsidR="52D34774" w:rsidRPr="00982A91">
        <w:rPr>
          <w:rFonts w:ascii="Times New Roman" w:eastAsia="Times New Roman" w:hAnsi="Times New Roman" w:cs="Times New Roman"/>
        </w:rPr>
        <w:t xml:space="preserve">fter looking at observation 339, we see that the sales </w:t>
      </w:r>
      <w:r w:rsidR="007C755B" w:rsidRPr="00982A91">
        <w:rPr>
          <w:rFonts w:ascii="Times New Roman" w:eastAsia="Times New Roman" w:hAnsi="Times New Roman" w:cs="Times New Roman"/>
        </w:rPr>
        <w:t>price</w:t>
      </w:r>
      <w:r w:rsidR="52D34774" w:rsidRPr="00982A91">
        <w:rPr>
          <w:rFonts w:ascii="Times New Roman" w:eastAsia="Times New Roman" w:hAnsi="Times New Roman" w:cs="Times New Roman"/>
        </w:rPr>
        <w:t xml:space="preserve"> is low for a huge area house, it </w:t>
      </w:r>
      <w:r w:rsidRPr="00982A91">
        <w:rPr>
          <w:rFonts w:ascii="Times New Roman" w:eastAsia="Times New Roman" w:hAnsi="Times New Roman" w:cs="Times New Roman"/>
        </w:rPr>
        <w:t>may be</w:t>
      </w:r>
      <w:r w:rsidR="52D34774" w:rsidRPr="00982A91">
        <w:rPr>
          <w:rFonts w:ascii="Times New Roman" w:eastAsia="Times New Roman" w:hAnsi="Times New Roman" w:cs="Times New Roman"/>
        </w:rPr>
        <w:t xml:space="preserve"> entered by an error,</w:t>
      </w:r>
      <w:r w:rsidR="007C755B">
        <w:rPr>
          <w:rFonts w:ascii="Times New Roman" w:eastAsia="Times New Roman" w:hAnsi="Times New Roman" w:cs="Times New Roman"/>
        </w:rPr>
        <w:t xml:space="preserve"> but</w:t>
      </w:r>
      <w:r w:rsidR="52D34774" w:rsidRPr="00982A91">
        <w:rPr>
          <w:rFonts w:ascii="Times New Roman" w:eastAsia="Times New Roman" w:hAnsi="Times New Roman" w:cs="Times New Roman"/>
        </w:rPr>
        <w:t xml:space="preserve"> we will keep it in the data and proceed with caution.</w:t>
      </w:r>
    </w:p>
    <w:p w14:paraId="13BD87C5" w14:textId="5C830330" w:rsidR="20AA0E2F" w:rsidRPr="00982A91" w:rsidRDefault="50CB9A28" w:rsidP="00982A91">
      <w:pPr>
        <w:ind w:right="-630"/>
        <w:rPr>
          <w:rFonts w:ascii="Times New Roman" w:eastAsia="Times New Roman" w:hAnsi="Times New Roman" w:cs="Times New Roman"/>
        </w:rPr>
      </w:pPr>
      <w:r w:rsidRPr="00982A91">
        <w:rPr>
          <w:rFonts w:ascii="Times New Roman" w:eastAsia="Times New Roman" w:hAnsi="Times New Roman" w:cs="Times New Roman"/>
        </w:rPr>
        <w:t>Since we are unable to achieve the assumption of equal standard deviations of the residuals, we will proceed with a log</w:t>
      </w:r>
      <w:r w:rsidR="00281147" w:rsidRPr="00982A91">
        <w:rPr>
          <w:rFonts w:ascii="Times New Roman" w:eastAsia="Times New Roman" w:hAnsi="Times New Roman" w:cs="Times New Roman"/>
        </w:rPr>
        <w:t>-</w:t>
      </w:r>
      <w:r w:rsidRPr="00982A91">
        <w:rPr>
          <w:rFonts w:ascii="Times New Roman" w:eastAsia="Times New Roman" w:hAnsi="Times New Roman" w:cs="Times New Roman"/>
        </w:rPr>
        <w:t xml:space="preserve">log transformation to the data and re-check the assumptions. </w:t>
      </w:r>
    </w:p>
    <w:p w14:paraId="016E84E8" w14:textId="7B019CB0" w:rsidR="48E655CF" w:rsidRPr="00982A91" w:rsidRDefault="48E655CF" w:rsidP="00982A91">
      <w:pPr>
        <w:pStyle w:val="Heading2"/>
        <w:spacing w:before="0" w:after="160"/>
        <w:jc w:val="center"/>
        <w:rPr>
          <w:rFonts w:ascii="Times New Roman" w:eastAsia="Times New Roman" w:hAnsi="Times New Roman" w:cs="Times New Roman"/>
          <w:b/>
          <w:bCs/>
          <w:color w:val="auto"/>
          <w:sz w:val="22"/>
          <w:szCs w:val="22"/>
        </w:rPr>
      </w:pPr>
      <w:r w:rsidRPr="00982A91">
        <w:rPr>
          <w:rFonts w:ascii="Times New Roman" w:eastAsia="Times New Roman" w:hAnsi="Times New Roman" w:cs="Times New Roman"/>
          <w:b/>
          <w:bCs/>
          <w:color w:val="auto"/>
          <w:sz w:val="22"/>
          <w:szCs w:val="22"/>
        </w:rPr>
        <w:t xml:space="preserve">Logging </w:t>
      </w:r>
      <w:r w:rsidR="1B78E177" w:rsidRPr="00982A91">
        <w:rPr>
          <w:rFonts w:ascii="Times New Roman" w:eastAsia="Times New Roman" w:hAnsi="Times New Roman" w:cs="Times New Roman"/>
          <w:b/>
          <w:bCs/>
          <w:color w:val="auto"/>
          <w:sz w:val="22"/>
          <w:szCs w:val="22"/>
        </w:rPr>
        <w:t>Sale</w:t>
      </w:r>
      <w:r w:rsidR="180C206B" w:rsidRPr="00982A91">
        <w:rPr>
          <w:rFonts w:ascii="Times New Roman" w:eastAsia="Times New Roman" w:hAnsi="Times New Roman" w:cs="Times New Roman"/>
          <w:b/>
          <w:bCs/>
          <w:color w:val="auto"/>
          <w:sz w:val="22"/>
          <w:szCs w:val="22"/>
        </w:rPr>
        <w:t>s</w:t>
      </w:r>
      <w:r w:rsidR="1B78E177" w:rsidRPr="00982A91">
        <w:rPr>
          <w:rFonts w:ascii="Times New Roman" w:eastAsia="Times New Roman" w:hAnsi="Times New Roman" w:cs="Times New Roman"/>
          <w:b/>
          <w:bCs/>
          <w:color w:val="auto"/>
          <w:sz w:val="22"/>
          <w:szCs w:val="22"/>
        </w:rPr>
        <w:t xml:space="preserve"> Price</w:t>
      </w:r>
      <w:r w:rsidR="37587171" w:rsidRPr="00982A91">
        <w:rPr>
          <w:rFonts w:ascii="Times New Roman" w:eastAsia="Times New Roman" w:hAnsi="Times New Roman" w:cs="Times New Roman"/>
          <w:b/>
          <w:bCs/>
          <w:color w:val="auto"/>
          <w:sz w:val="22"/>
          <w:szCs w:val="22"/>
        </w:rPr>
        <w:t xml:space="preserve"> and </w:t>
      </w:r>
      <w:proofErr w:type="spellStart"/>
      <w:r w:rsidR="37587171" w:rsidRPr="00982A91">
        <w:rPr>
          <w:rFonts w:ascii="Times New Roman" w:eastAsia="Times New Roman" w:hAnsi="Times New Roman" w:cs="Times New Roman"/>
          <w:b/>
          <w:bCs/>
          <w:color w:val="auto"/>
          <w:sz w:val="22"/>
          <w:szCs w:val="22"/>
        </w:rPr>
        <w:t>GrLivArea</w:t>
      </w:r>
      <w:proofErr w:type="spellEnd"/>
      <w:r w:rsidR="03339D1B" w:rsidRPr="00982A91">
        <w:rPr>
          <w:rFonts w:ascii="Times New Roman" w:eastAsia="Times New Roman" w:hAnsi="Times New Roman" w:cs="Times New Roman"/>
          <w:b/>
          <w:bCs/>
          <w:color w:val="auto"/>
          <w:sz w:val="22"/>
          <w:szCs w:val="22"/>
        </w:rPr>
        <w:t xml:space="preserve"> and Checking Assumptions</w:t>
      </w:r>
    </w:p>
    <w:p w14:paraId="20EE06BD" w14:textId="12931461" w:rsidR="20AA0E2F" w:rsidRPr="00982A91" w:rsidRDefault="00554B96" w:rsidP="00982A91">
      <w:pPr>
        <w:ind w:right="-630"/>
        <w:rPr>
          <w:rFonts w:ascii="Times New Roman" w:eastAsia="Times New Roman" w:hAnsi="Times New Roman" w:cs="Times New Roman"/>
        </w:rPr>
      </w:pPr>
      <w:r w:rsidRPr="00982A91">
        <w:rPr>
          <w:rFonts w:ascii="Times New Roman" w:eastAsia="Times New Roman" w:hAnsi="Times New Roman" w:cs="Times New Roman"/>
        </w:rPr>
        <w:t xml:space="preserve">In </w:t>
      </w:r>
      <w:hyperlink w:anchor="Graphic_6" w:history="1">
        <w:r w:rsidRPr="00982A91">
          <w:rPr>
            <w:rStyle w:val="Hyperlink"/>
            <w:rFonts w:ascii="Times New Roman" w:eastAsia="Times New Roman" w:hAnsi="Times New Roman" w:cs="Times New Roman"/>
          </w:rPr>
          <w:t>graphic 6</w:t>
        </w:r>
      </w:hyperlink>
      <w:r w:rsidRPr="00982A91">
        <w:rPr>
          <w:rFonts w:ascii="Times New Roman" w:eastAsia="Times New Roman" w:hAnsi="Times New Roman" w:cs="Times New Roman"/>
        </w:rPr>
        <w:t xml:space="preserve"> we </w:t>
      </w:r>
      <w:r w:rsidR="00535EBE">
        <w:rPr>
          <w:rFonts w:ascii="Times New Roman" w:eastAsia="Times New Roman" w:hAnsi="Times New Roman" w:cs="Times New Roman"/>
        </w:rPr>
        <w:t xml:space="preserve">have evidence that there is </w:t>
      </w:r>
      <w:r w:rsidR="00535EBE" w:rsidRPr="00982A91">
        <w:rPr>
          <w:rFonts w:ascii="Times New Roman" w:eastAsia="Times New Roman" w:hAnsi="Times New Roman" w:cs="Times New Roman"/>
        </w:rPr>
        <w:t>a linear relationship between the</w:t>
      </w:r>
      <w:r w:rsidR="00535EBE">
        <w:rPr>
          <w:rFonts w:ascii="Times New Roman" w:eastAsia="Times New Roman" w:hAnsi="Times New Roman" w:cs="Times New Roman"/>
        </w:rPr>
        <w:t xml:space="preserve"> log</w:t>
      </w:r>
      <w:r w:rsidR="00535EBE" w:rsidRPr="00982A91">
        <w:rPr>
          <w:rFonts w:ascii="Times New Roman" w:eastAsia="Times New Roman" w:hAnsi="Times New Roman" w:cs="Times New Roman"/>
        </w:rPr>
        <w:t xml:space="preserve"> Sales Price and</w:t>
      </w:r>
      <w:r w:rsidR="00535EBE">
        <w:rPr>
          <w:rFonts w:ascii="Times New Roman" w:eastAsia="Times New Roman" w:hAnsi="Times New Roman" w:cs="Times New Roman"/>
        </w:rPr>
        <w:t xml:space="preserve"> log</w:t>
      </w:r>
      <w:r w:rsidR="00535EBE" w:rsidRPr="00982A91">
        <w:rPr>
          <w:rFonts w:ascii="Times New Roman" w:eastAsia="Times New Roman" w:hAnsi="Times New Roman" w:cs="Times New Roman"/>
        </w:rPr>
        <w:t xml:space="preserve"> Living Area Square Footage</w:t>
      </w:r>
      <w:r w:rsidR="00535EBE">
        <w:rPr>
          <w:rFonts w:ascii="Times New Roman" w:eastAsia="Times New Roman" w:hAnsi="Times New Roman" w:cs="Times New Roman"/>
        </w:rPr>
        <w:t xml:space="preserve"> based on the </w:t>
      </w:r>
      <w:r w:rsidRPr="00982A91">
        <w:rPr>
          <w:rFonts w:ascii="Times New Roman" w:eastAsia="Times New Roman" w:hAnsi="Times New Roman" w:cs="Times New Roman"/>
        </w:rPr>
        <w:t>s</w:t>
      </w:r>
      <w:r w:rsidR="6A48E0A2" w:rsidRPr="00982A91">
        <w:rPr>
          <w:rFonts w:ascii="Times New Roman" w:eastAsia="Times New Roman" w:hAnsi="Times New Roman" w:cs="Times New Roman"/>
        </w:rPr>
        <w:t>catterplot</w:t>
      </w:r>
      <w:r w:rsidR="00535EBE">
        <w:rPr>
          <w:rFonts w:ascii="Times New Roman" w:eastAsia="Times New Roman" w:hAnsi="Times New Roman" w:cs="Times New Roman"/>
        </w:rPr>
        <w:t xml:space="preserve">. </w:t>
      </w:r>
      <w:r w:rsidR="0012544D" w:rsidRPr="00982A91">
        <w:rPr>
          <w:rFonts w:ascii="Times New Roman" w:eastAsia="Times New Roman" w:hAnsi="Times New Roman" w:cs="Times New Roman"/>
        </w:rPr>
        <w:t xml:space="preserve">In </w:t>
      </w:r>
      <w:hyperlink w:anchor="Graphic_7" w:history="1">
        <w:r w:rsidR="0012544D" w:rsidRPr="00982A91">
          <w:rPr>
            <w:rStyle w:val="Hyperlink"/>
            <w:rFonts w:ascii="Times New Roman" w:eastAsia="Times New Roman" w:hAnsi="Times New Roman" w:cs="Times New Roman"/>
          </w:rPr>
          <w:t>graphic 7</w:t>
        </w:r>
      </w:hyperlink>
      <w:r w:rsidR="0012544D" w:rsidRPr="00982A91">
        <w:rPr>
          <w:rFonts w:ascii="Times New Roman" w:eastAsia="Times New Roman" w:hAnsi="Times New Roman" w:cs="Times New Roman"/>
        </w:rPr>
        <w:t xml:space="preserve"> we</w:t>
      </w:r>
      <w:r w:rsidR="00494509">
        <w:rPr>
          <w:rFonts w:ascii="Times New Roman" w:eastAsia="Times New Roman" w:hAnsi="Times New Roman" w:cs="Times New Roman"/>
        </w:rPr>
        <w:t xml:space="preserve"> see that the r</w:t>
      </w:r>
      <w:r w:rsidR="0012544D" w:rsidRPr="00982A91">
        <w:rPr>
          <w:rFonts w:ascii="Times New Roman" w:eastAsia="Times New Roman" w:hAnsi="Times New Roman" w:cs="Times New Roman"/>
        </w:rPr>
        <w:t>esidual</w:t>
      </w:r>
      <w:r w:rsidR="00494509">
        <w:rPr>
          <w:rFonts w:ascii="Times New Roman" w:eastAsia="Times New Roman" w:hAnsi="Times New Roman" w:cs="Times New Roman"/>
        </w:rPr>
        <w:t>s afte</w:t>
      </w:r>
      <w:r w:rsidR="0012544D" w:rsidRPr="00982A91">
        <w:rPr>
          <w:rFonts w:ascii="Times New Roman" w:eastAsia="Times New Roman" w:hAnsi="Times New Roman" w:cs="Times New Roman"/>
        </w:rPr>
        <w:t xml:space="preserve">r the log-log transformation </w:t>
      </w:r>
      <w:r w:rsidR="00494509">
        <w:rPr>
          <w:rFonts w:ascii="Times New Roman" w:eastAsia="Times New Roman" w:hAnsi="Times New Roman" w:cs="Times New Roman"/>
        </w:rPr>
        <w:t>are</w:t>
      </w:r>
      <w:r w:rsidR="0012544D" w:rsidRPr="00982A91">
        <w:rPr>
          <w:rFonts w:ascii="Times New Roman" w:eastAsia="Times New Roman" w:hAnsi="Times New Roman" w:cs="Times New Roman"/>
        </w:rPr>
        <w:t xml:space="preserve"> randomly distributed, indicating equal variance of residuals. </w:t>
      </w:r>
      <w:r w:rsidR="002B5241" w:rsidRPr="00982A91">
        <w:rPr>
          <w:rFonts w:ascii="Times New Roman" w:eastAsia="Times New Roman" w:hAnsi="Times New Roman" w:cs="Times New Roman"/>
        </w:rPr>
        <w:t xml:space="preserve">The </w:t>
      </w:r>
      <w:proofErr w:type="spellStart"/>
      <w:r w:rsidR="002B5241" w:rsidRPr="00982A91">
        <w:rPr>
          <w:rFonts w:ascii="Times New Roman" w:eastAsia="Times New Roman" w:hAnsi="Times New Roman" w:cs="Times New Roman"/>
        </w:rPr>
        <w:t>qq</w:t>
      </w:r>
      <w:proofErr w:type="spellEnd"/>
      <w:r w:rsidR="002B5241" w:rsidRPr="00982A91">
        <w:rPr>
          <w:rFonts w:ascii="Times New Roman" w:eastAsia="Times New Roman" w:hAnsi="Times New Roman" w:cs="Times New Roman"/>
        </w:rPr>
        <w:t xml:space="preserve">-plot of the residuals is in </w:t>
      </w:r>
      <w:hyperlink w:anchor="Graphic_8" w:history="1">
        <w:r w:rsidR="002B5241" w:rsidRPr="00982A91">
          <w:rPr>
            <w:rStyle w:val="Hyperlink"/>
            <w:rFonts w:ascii="Times New Roman" w:eastAsia="Times New Roman" w:hAnsi="Times New Roman" w:cs="Times New Roman"/>
          </w:rPr>
          <w:t>graphic 8</w:t>
        </w:r>
      </w:hyperlink>
      <w:r w:rsidR="002B5241" w:rsidRPr="00982A91">
        <w:rPr>
          <w:rFonts w:ascii="Times New Roman" w:eastAsia="Times New Roman" w:hAnsi="Times New Roman" w:cs="Times New Roman"/>
        </w:rPr>
        <w:t xml:space="preserve"> and although the residuals are not perfect, it still indicates normal distribution of residuals. Finally, w</w:t>
      </w:r>
      <w:r w:rsidR="7A9EECAC" w:rsidRPr="00982A91">
        <w:rPr>
          <w:rFonts w:ascii="Times New Roman" w:eastAsia="Times New Roman" w:hAnsi="Times New Roman" w:cs="Times New Roman"/>
        </w:rPr>
        <w:t xml:space="preserve">e </w:t>
      </w:r>
      <w:r w:rsidR="002B5241" w:rsidRPr="00982A91">
        <w:rPr>
          <w:rFonts w:ascii="Times New Roman" w:eastAsia="Times New Roman" w:hAnsi="Times New Roman" w:cs="Times New Roman"/>
        </w:rPr>
        <w:t xml:space="preserve">will </w:t>
      </w:r>
      <w:r w:rsidR="7A9EECAC" w:rsidRPr="00982A91">
        <w:rPr>
          <w:rFonts w:ascii="Times New Roman" w:eastAsia="Times New Roman" w:hAnsi="Times New Roman" w:cs="Times New Roman"/>
        </w:rPr>
        <w:t>assume all</w:t>
      </w:r>
      <w:r w:rsidR="2B919F86" w:rsidRPr="00982A91">
        <w:rPr>
          <w:rFonts w:ascii="Times New Roman" w:eastAsia="Times New Roman" w:hAnsi="Times New Roman" w:cs="Times New Roman"/>
        </w:rPr>
        <w:t xml:space="preserve"> (</w:t>
      </w:r>
      <w:proofErr w:type="spellStart"/>
      <w:proofErr w:type="gramStart"/>
      <w:r w:rsidR="2B919F86" w:rsidRPr="00982A91">
        <w:rPr>
          <w:rFonts w:ascii="Times New Roman" w:eastAsia="Times New Roman" w:hAnsi="Times New Roman" w:cs="Times New Roman"/>
        </w:rPr>
        <w:t>x,y</w:t>
      </w:r>
      <w:proofErr w:type="spellEnd"/>
      <w:proofErr w:type="gramEnd"/>
      <w:r w:rsidR="2B919F86" w:rsidRPr="00982A91">
        <w:rPr>
          <w:rFonts w:ascii="Times New Roman" w:eastAsia="Times New Roman" w:hAnsi="Times New Roman" w:cs="Times New Roman"/>
        </w:rPr>
        <w:t xml:space="preserve">) pairs of </w:t>
      </w:r>
      <w:r w:rsidR="7A9EECAC" w:rsidRPr="00982A91">
        <w:rPr>
          <w:rFonts w:ascii="Times New Roman" w:eastAsia="Times New Roman" w:hAnsi="Times New Roman" w:cs="Times New Roman"/>
        </w:rPr>
        <w:t xml:space="preserve">observations are independent </w:t>
      </w:r>
      <w:r w:rsidR="00827A6B" w:rsidRPr="00982A91">
        <w:rPr>
          <w:rFonts w:ascii="Times New Roman" w:eastAsia="Times New Roman" w:hAnsi="Times New Roman" w:cs="Times New Roman"/>
        </w:rPr>
        <w:t>of</w:t>
      </w:r>
      <w:r w:rsidR="7A9EECAC" w:rsidRPr="00982A91">
        <w:rPr>
          <w:rFonts w:ascii="Times New Roman" w:eastAsia="Times New Roman" w:hAnsi="Times New Roman" w:cs="Times New Roman"/>
        </w:rPr>
        <w:t xml:space="preserve"> one another</w:t>
      </w:r>
      <w:r w:rsidR="00827A6B">
        <w:rPr>
          <w:rFonts w:ascii="Times New Roman" w:eastAsia="Times New Roman" w:hAnsi="Times New Roman" w:cs="Times New Roman"/>
        </w:rPr>
        <w:t>. S</w:t>
      </w:r>
      <w:r w:rsidR="002B5241" w:rsidRPr="00982A91">
        <w:rPr>
          <w:rFonts w:ascii="Times New Roman" w:eastAsia="Times New Roman" w:hAnsi="Times New Roman" w:cs="Times New Roman"/>
        </w:rPr>
        <w:t xml:space="preserve">ince we have met all the assumptions with the log-log transformed data, we will </w:t>
      </w:r>
      <w:r w:rsidR="00827A6B">
        <w:rPr>
          <w:rFonts w:ascii="Times New Roman" w:eastAsia="Times New Roman" w:hAnsi="Times New Roman" w:cs="Times New Roman"/>
        </w:rPr>
        <w:t>proceed</w:t>
      </w:r>
      <w:r w:rsidR="002B5241" w:rsidRPr="00982A91">
        <w:rPr>
          <w:rFonts w:ascii="Times New Roman" w:eastAsia="Times New Roman" w:hAnsi="Times New Roman" w:cs="Times New Roman"/>
        </w:rPr>
        <w:t xml:space="preserve"> to build our models. </w:t>
      </w:r>
    </w:p>
    <w:p w14:paraId="37F3B93A" w14:textId="573B7185" w:rsidR="6A5D3D36" w:rsidRPr="00982A91" w:rsidRDefault="6A5D3D36" w:rsidP="00982A91">
      <w:pPr>
        <w:pStyle w:val="Heading2"/>
        <w:spacing w:before="0" w:after="160"/>
        <w:jc w:val="center"/>
        <w:rPr>
          <w:rFonts w:ascii="Times New Roman" w:eastAsia="Times New Roman" w:hAnsi="Times New Roman" w:cs="Times New Roman"/>
          <w:b/>
          <w:bCs/>
          <w:color w:val="auto"/>
          <w:sz w:val="22"/>
          <w:szCs w:val="22"/>
        </w:rPr>
      </w:pPr>
      <w:r w:rsidRPr="00982A91">
        <w:rPr>
          <w:rFonts w:ascii="Times New Roman" w:eastAsia="Times New Roman" w:hAnsi="Times New Roman" w:cs="Times New Roman"/>
          <w:b/>
          <w:bCs/>
          <w:color w:val="auto"/>
          <w:sz w:val="22"/>
          <w:szCs w:val="22"/>
        </w:rPr>
        <w:t xml:space="preserve">Building Model on Log data and </w:t>
      </w:r>
      <w:r w:rsidR="20C779AC" w:rsidRPr="00982A91">
        <w:rPr>
          <w:rFonts w:ascii="Times New Roman" w:eastAsia="Times New Roman" w:hAnsi="Times New Roman" w:cs="Times New Roman"/>
          <w:b/>
          <w:bCs/>
          <w:color w:val="auto"/>
          <w:sz w:val="22"/>
          <w:szCs w:val="22"/>
        </w:rPr>
        <w:t xml:space="preserve">Comparing </w:t>
      </w:r>
      <w:r w:rsidR="52A7337F" w:rsidRPr="00982A91">
        <w:rPr>
          <w:rFonts w:ascii="Times New Roman" w:eastAsia="Times New Roman" w:hAnsi="Times New Roman" w:cs="Times New Roman"/>
          <w:b/>
          <w:bCs/>
          <w:color w:val="auto"/>
          <w:sz w:val="22"/>
          <w:szCs w:val="22"/>
        </w:rPr>
        <w:t>Models</w:t>
      </w:r>
    </w:p>
    <w:p w14:paraId="2243E689" w14:textId="4991299B" w:rsidR="00870CF5" w:rsidRPr="00982A91" w:rsidRDefault="3A10C05F" w:rsidP="00982A91">
      <w:pPr>
        <w:rPr>
          <w:rFonts w:ascii="Times New Roman" w:eastAsia="Times New Roman" w:hAnsi="Times New Roman" w:cs="Times New Roman"/>
        </w:rPr>
      </w:pPr>
      <w:r w:rsidRPr="00982A91">
        <w:rPr>
          <w:rFonts w:ascii="Times New Roman" w:eastAsia="Times New Roman" w:hAnsi="Times New Roman" w:cs="Times New Roman"/>
        </w:rPr>
        <w:t xml:space="preserve">Now that our </w:t>
      </w:r>
      <w:r w:rsidR="20C779AC" w:rsidRPr="00982A91">
        <w:rPr>
          <w:rFonts w:ascii="Times New Roman" w:eastAsia="Times New Roman" w:hAnsi="Times New Roman" w:cs="Times New Roman"/>
        </w:rPr>
        <w:t xml:space="preserve">assumptions are met, we </w:t>
      </w:r>
      <w:r w:rsidR="00453E2D">
        <w:rPr>
          <w:rFonts w:ascii="Times New Roman" w:eastAsia="Times New Roman" w:hAnsi="Times New Roman" w:cs="Times New Roman"/>
        </w:rPr>
        <w:t>will create our linear regression models</w:t>
      </w:r>
      <w:r w:rsidR="20C779AC" w:rsidRPr="00982A91">
        <w:rPr>
          <w:rFonts w:ascii="Times New Roman" w:eastAsia="Times New Roman" w:hAnsi="Times New Roman" w:cs="Times New Roman"/>
        </w:rPr>
        <w:t>.</w:t>
      </w:r>
      <w:r w:rsidR="000EB46A" w:rsidRPr="00982A91">
        <w:rPr>
          <w:rFonts w:ascii="Times New Roman" w:eastAsia="Times New Roman" w:hAnsi="Times New Roman" w:cs="Times New Roman"/>
        </w:rPr>
        <w:t xml:space="preserve"> We will compare a model without the neighbor variable, with the neighborhood variable as an indicator variable, and the neighborhood as an interaction variable</w:t>
      </w:r>
      <w:r w:rsidR="00641C8C">
        <w:rPr>
          <w:rFonts w:ascii="Times New Roman" w:eastAsia="Times New Roman" w:hAnsi="Times New Roman" w:cs="Times New Roman"/>
        </w:rPr>
        <w:t xml:space="preserve">. First, for </w:t>
      </w:r>
      <w:r w:rsidR="7D9F8773" w:rsidRPr="00982A91">
        <w:rPr>
          <w:rFonts w:ascii="Times New Roman" w:eastAsia="Times New Roman" w:hAnsi="Times New Roman" w:cs="Times New Roman"/>
        </w:rPr>
        <w:t>the simple linear regression model</w:t>
      </w:r>
      <w:r w:rsidR="1B17B080" w:rsidRPr="00982A91">
        <w:rPr>
          <w:rFonts w:ascii="Times New Roman" w:eastAsia="Times New Roman" w:hAnsi="Times New Roman" w:cs="Times New Roman"/>
        </w:rPr>
        <w:t xml:space="preserve"> without </w:t>
      </w:r>
      <w:r w:rsidR="6BAA21A8" w:rsidRPr="00982A91">
        <w:rPr>
          <w:rFonts w:ascii="Times New Roman" w:eastAsia="Times New Roman" w:hAnsi="Times New Roman" w:cs="Times New Roman"/>
        </w:rPr>
        <w:t xml:space="preserve">the neighborhood </w:t>
      </w:r>
      <w:r w:rsidR="1B17B080" w:rsidRPr="00982A91">
        <w:rPr>
          <w:rFonts w:ascii="Times New Roman" w:eastAsia="Times New Roman" w:hAnsi="Times New Roman" w:cs="Times New Roman"/>
        </w:rPr>
        <w:t>variable</w:t>
      </w:r>
      <w:r w:rsidR="00870CF5" w:rsidRPr="00982A91">
        <w:rPr>
          <w:rFonts w:ascii="Times New Roman" w:eastAsia="Times New Roman" w:hAnsi="Times New Roman" w:cs="Times New Roman"/>
        </w:rPr>
        <w:t xml:space="preserve"> we have:</w:t>
      </w:r>
    </w:p>
    <w:p w14:paraId="74E65169" w14:textId="77777777" w:rsidR="00A96711" w:rsidRPr="00982A91" w:rsidRDefault="7D9F8773" w:rsidP="00982A91">
      <w:pPr>
        <w:jc w:val="center"/>
        <w:rPr>
          <w:rFonts w:ascii="Times New Roman" w:eastAsia="Times New Roman" w:hAnsi="Times New Roman" w:cs="Times New Roman"/>
        </w:rPr>
      </w:pPr>
      <w:r w:rsidRPr="00982A91">
        <w:rPr>
          <w:rFonts w:ascii="Times New Roman" w:eastAsia="Times New Roman" w:hAnsi="Times New Roman" w:cs="Times New Roman"/>
        </w:rPr>
        <w:t>Log (Sale Price) = beta0 + beta1 *</w:t>
      </w:r>
      <w:r w:rsidR="7CD44CAA" w:rsidRPr="00982A91">
        <w:rPr>
          <w:rFonts w:ascii="Times New Roman" w:eastAsia="Times New Roman" w:hAnsi="Times New Roman" w:cs="Times New Roman"/>
        </w:rPr>
        <w:t xml:space="preserve"> </w:t>
      </w:r>
      <w:proofErr w:type="gramStart"/>
      <w:r w:rsidR="7CD44CAA" w:rsidRPr="00982A91">
        <w:rPr>
          <w:rFonts w:ascii="Times New Roman" w:eastAsia="Times New Roman" w:hAnsi="Times New Roman" w:cs="Times New Roman"/>
        </w:rPr>
        <w:t>Log(</w:t>
      </w:r>
      <w:proofErr w:type="gramEnd"/>
      <w:r w:rsidRPr="00982A91">
        <w:rPr>
          <w:rFonts w:ascii="Times New Roman" w:eastAsia="Times New Roman" w:hAnsi="Times New Roman" w:cs="Times New Roman"/>
        </w:rPr>
        <w:t>Living Area</w:t>
      </w:r>
      <w:r w:rsidR="746FA949" w:rsidRPr="00982A91">
        <w:rPr>
          <w:rFonts w:ascii="Times New Roman" w:eastAsia="Times New Roman" w:hAnsi="Times New Roman" w:cs="Times New Roman"/>
        </w:rPr>
        <w:t>)</w:t>
      </w:r>
    </w:p>
    <w:p w14:paraId="3F308A79" w14:textId="42CE1A10" w:rsidR="7D9F8773" w:rsidRPr="00982A91" w:rsidRDefault="00A96711" w:rsidP="00982A91">
      <w:pPr>
        <w:jc w:val="center"/>
        <w:rPr>
          <w:rFonts w:ascii="Times New Roman" w:eastAsia="Times New Roman" w:hAnsi="Times New Roman" w:cs="Times New Roman"/>
        </w:rPr>
      </w:pPr>
      <w:r w:rsidRPr="00982A91">
        <w:rPr>
          <w:rFonts w:ascii="Times New Roman" w:eastAsia="Times New Roman" w:hAnsi="Times New Roman" w:cs="Times New Roman"/>
        </w:rPr>
        <w:t xml:space="preserve">Log (Sale Price) </w:t>
      </w:r>
      <w:r w:rsidR="00CB5921" w:rsidRPr="00982A91">
        <w:rPr>
          <w:rFonts w:ascii="Times New Roman" w:eastAsia="Times New Roman" w:hAnsi="Times New Roman" w:cs="Times New Roman"/>
        </w:rPr>
        <w:t xml:space="preserve">= </w:t>
      </w:r>
      <w:r w:rsidR="00525CE0" w:rsidRPr="00982A91">
        <w:rPr>
          <w:rFonts w:ascii="Times New Roman" w:eastAsia="Times New Roman" w:hAnsi="Times New Roman" w:cs="Times New Roman"/>
        </w:rPr>
        <w:t>7.75</w:t>
      </w:r>
      <w:r w:rsidR="00485F8C" w:rsidRPr="00982A91">
        <w:rPr>
          <w:rFonts w:ascii="Times New Roman" w:eastAsia="Times New Roman" w:hAnsi="Times New Roman" w:cs="Times New Roman"/>
        </w:rPr>
        <w:t>338</w:t>
      </w:r>
      <w:r w:rsidR="006D07C0" w:rsidRPr="00982A91">
        <w:rPr>
          <w:rFonts w:ascii="Times New Roman" w:eastAsia="Times New Roman" w:hAnsi="Times New Roman" w:cs="Times New Roman"/>
        </w:rPr>
        <w:t xml:space="preserve"> </w:t>
      </w:r>
      <w:r w:rsidR="00485F8C" w:rsidRPr="00982A91">
        <w:rPr>
          <w:rFonts w:ascii="Times New Roman" w:eastAsia="Times New Roman" w:hAnsi="Times New Roman" w:cs="Times New Roman"/>
        </w:rPr>
        <w:t>+</w:t>
      </w:r>
      <w:r w:rsidR="006D07C0" w:rsidRPr="00982A91">
        <w:rPr>
          <w:rFonts w:ascii="Times New Roman" w:eastAsia="Times New Roman" w:hAnsi="Times New Roman" w:cs="Times New Roman"/>
        </w:rPr>
        <w:t xml:space="preserve"> 0.56824*</w:t>
      </w:r>
      <w:proofErr w:type="gramStart"/>
      <w:r w:rsidR="006D07C0" w:rsidRPr="00982A91">
        <w:rPr>
          <w:rFonts w:ascii="Times New Roman" w:eastAsia="Times New Roman" w:hAnsi="Times New Roman" w:cs="Times New Roman"/>
        </w:rPr>
        <w:t>Log(</w:t>
      </w:r>
      <w:proofErr w:type="spellStart"/>
      <w:proofErr w:type="gramEnd"/>
      <w:r w:rsidR="006D07C0" w:rsidRPr="00982A91">
        <w:rPr>
          <w:rFonts w:ascii="Times New Roman" w:eastAsia="Times New Roman" w:hAnsi="Times New Roman" w:cs="Times New Roman"/>
        </w:rPr>
        <w:t>GrLivArea</w:t>
      </w:r>
      <w:proofErr w:type="spellEnd"/>
      <w:r w:rsidR="006D07C0" w:rsidRPr="00982A91">
        <w:rPr>
          <w:rFonts w:ascii="Times New Roman" w:eastAsia="Times New Roman" w:hAnsi="Times New Roman" w:cs="Times New Roman"/>
        </w:rPr>
        <w:t>)</w:t>
      </w:r>
    </w:p>
    <w:p w14:paraId="508D42D8" w14:textId="1F383106" w:rsidR="004A4F88" w:rsidRPr="00982A91" w:rsidRDefault="00823098" w:rsidP="00982A91">
      <w:pPr>
        <w:rPr>
          <w:rFonts w:ascii="Times New Roman" w:eastAsia="Times New Roman" w:hAnsi="Times New Roman" w:cs="Times New Roman"/>
        </w:rPr>
      </w:pPr>
      <w:r>
        <w:rPr>
          <w:rFonts w:ascii="Times New Roman" w:eastAsia="Times New Roman" w:hAnsi="Times New Roman" w:cs="Times New Roman"/>
        </w:rPr>
        <w:t>Further</w:t>
      </w:r>
      <w:r w:rsidR="006D07C0" w:rsidRPr="00982A91">
        <w:rPr>
          <w:rFonts w:ascii="Times New Roman" w:eastAsia="Times New Roman" w:hAnsi="Times New Roman" w:cs="Times New Roman"/>
        </w:rPr>
        <w:t xml:space="preserve"> details </w:t>
      </w:r>
      <w:r>
        <w:rPr>
          <w:rFonts w:ascii="Times New Roman" w:eastAsia="Times New Roman" w:hAnsi="Times New Roman" w:cs="Times New Roman"/>
        </w:rPr>
        <w:t>on</w:t>
      </w:r>
      <w:r w:rsidR="00DC26BE" w:rsidRPr="00982A91">
        <w:rPr>
          <w:rFonts w:ascii="Times New Roman" w:eastAsia="Times New Roman" w:hAnsi="Times New Roman" w:cs="Times New Roman"/>
        </w:rPr>
        <w:t xml:space="preserve"> building the model and the parameter estimates </w:t>
      </w:r>
      <w:r>
        <w:rPr>
          <w:rFonts w:ascii="Times New Roman" w:eastAsia="Times New Roman" w:hAnsi="Times New Roman" w:cs="Times New Roman"/>
        </w:rPr>
        <w:t>are in</w:t>
      </w:r>
      <w:r w:rsidR="00DC26BE" w:rsidRPr="00982A91">
        <w:rPr>
          <w:rFonts w:ascii="Times New Roman" w:eastAsia="Times New Roman" w:hAnsi="Times New Roman" w:cs="Times New Roman"/>
        </w:rPr>
        <w:t xml:space="preserve"> </w:t>
      </w:r>
      <w:hyperlink w:anchor="Graphic_9" w:history="1">
        <w:r w:rsidR="00DC26BE" w:rsidRPr="00982A91">
          <w:rPr>
            <w:rStyle w:val="Hyperlink"/>
            <w:rFonts w:ascii="Times New Roman" w:eastAsia="Times New Roman" w:hAnsi="Times New Roman" w:cs="Times New Roman"/>
          </w:rPr>
          <w:t>graphic 9</w:t>
        </w:r>
      </w:hyperlink>
      <w:r w:rsidR="00DC26BE" w:rsidRPr="00982A91">
        <w:rPr>
          <w:rFonts w:ascii="Times New Roman" w:eastAsia="Times New Roman" w:hAnsi="Times New Roman" w:cs="Times New Roman"/>
        </w:rPr>
        <w:t>.</w:t>
      </w:r>
    </w:p>
    <w:p w14:paraId="3FF8D2D8" w14:textId="6FD31EB2" w:rsidR="00A96711" w:rsidRPr="00982A91" w:rsidRDefault="00DE423F" w:rsidP="00982A91">
      <w:pPr>
        <w:rPr>
          <w:rFonts w:ascii="Times New Roman" w:eastAsia="Times New Roman" w:hAnsi="Times New Roman" w:cs="Times New Roman"/>
        </w:rPr>
      </w:pPr>
      <w:r w:rsidRPr="00982A91">
        <w:rPr>
          <w:rFonts w:ascii="Times New Roman" w:eastAsia="Times New Roman" w:hAnsi="Times New Roman" w:cs="Times New Roman"/>
        </w:rPr>
        <w:t xml:space="preserve">In </w:t>
      </w:r>
      <w:r w:rsidR="00823098">
        <w:rPr>
          <w:rFonts w:ascii="Times New Roman" w:eastAsia="Times New Roman" w:hAnsi="Times New Roman" w:cs="Times New Roman"/>
        </w:rPr>
        <w:t>the next</w:t>
      </w:r>
      <w:r w:rsidRPr="00982A91">
        <w:rPr>
          <w:rFonts w:ascii="Times New Roman" w:eastAsia="Times New Roman" w:hAnsi="Times New Roman" w:cs="Times New Roman"/>
        </w:rPr>
        <w:t xml:space="preserve"> model</w:t>
      </w:r>
      <w:r w:rsidR="00823098">
        <w:rPr>
          <w:rFonts w:ascii="Times New Roman" w:eastAsia="Times New Roman" w:hAnsi="Times New Roman" w:cs="Times New Roman"/>
        </w:rPr>
        <w:t xml:space="preserve"> we w</w:t>
      </w:r>
      <w:r w:rsidR="00ED156F">
        <w:rPr>
          <w:rFonts w:ascii="Times New Roman" w:eastAsia="Times New Roman" w:hAnsi="Times New Roman" w:cs="Times New Roman"/>
        </w:rPr>
        <w:t xml:space="preserve">ill </w:t>
      </w:r>
      <w:r w:rsidR="005165BD">
        <w:rPr>
          <w:rFonts w:ascii="Times New Roman" w:eastAsia="Times New Roman" w:hAnsi="Times New Roman" w:cs="Times New Roman"/>
        </w:rPr>
        <w:t xml:space="preserve">use </w:t>
      </w:r>
      <w:r w:rsidR="00BC7C50">
        <w:rPr>
          <w:rFonts w:ascii="Times New Roman" w:eastAsia="Times New Roman" w:hAnsi="Times New Roman" w:cs="Times New Roman"/>
        </w:rPr>
        <w:t>n</w:t>
      </w:r>
      <w:r w:rsidR="00D26141">
        <w:rPr>
          <w:rFonts w:ascii="Times New Roman" w:eastAsia="Times New Roman" w:hAnsi="Times New Roman" w:cs="Times New Roman"/>
        </w:rPr>
        <w:t>eighborhood and square footage to predict sales prices. T</w:t>
      </w:r>
      <w:r w:rsidRPr="00982A91">
        <w:rPr>
          <w:rFonts w:ascii="Times New Roman" w:eastAsia="Times New Roman" w:hAnsi="Times New Roman" w:cs="Times New Roman"/>
        </w:rPr>
        <w:t xml:space="preserve">he change in the sale price is constant for </w:t>
      </w:r>
      <w:r w:rsidR="00BE77F9" w:rsidRPr="00982A91">
        <w:rPr>
          <w:rFonts w:ascii="Times New Roman" w:eastAsia="Times New Roman" w:hAnsi="Times New Roman" w:cs="Times New Roman"/>
        </w:rPr>
        <w:t xml:space="preserve">every </w:t>
      </w:r>
      <w:r w:rsidR="00D06063" w:rsidRPr="00982A91">
        <w:rPr>
          <w:rFonts w:ascii="Times New Roman" w:eastAsia="Times New Roman" w:hAnsi="Times New Roman" w:cs="Times New Roman"/>
        </w:rPr>
        <w:t>neighborhood but there may be a difference in the starting sale price of the house</w:t>
      </w:r>
      <w:r w:rsidR="004E6374" w:rsidRPr="00982A91">
        <w:rPr>
          <w:rFonts w:ascii="Times New Roman" w:eastAsia="Times New Roman" w:hAnsi="Times New Roman" w:cs="Times New Roman"/>
        </w:rPr>
        <w:t xml:space="preserve">. </w:t>
      </w:r>
      <w:r w:rsidR="004A4F88" w:rsidRPr="00982A91">
        <w:rPr>
          <w:rFonts w:ascii="Times New Roman" w:eastAsia="Times New Roman" w:hAnsi="Times New Roman" w:cs="Times New Roman"/>
        </w:rPr>
        <w:t xml:space="preserve">We do this by adding </w:t>
      </w:r>
      <w:r w:rsidR="00A96711" w:rsidRPr="00982A91">
        <w:rPr>
          <w:rFonts w:ascii="Times New Roman" w:eastAsia="Times New Roman" w:hAnsi="Times New Roman" w:cs="Times New Roman"/>
        </w:rPr>
        <w:t>neighborhood as an indicator variable</w:t>
      </w:r>
      <w:r w:rsidR="00703A7E" w:rsidRPr="00982A91">
        <w:rPr>
          <w:rFonts w:ascii="Times New Roman" w:eastAsia="Times New Roman" w:hAnsi="Times New Roman" w:cs="Times New Roman"/>
        </w:rPr>
        <w:t xml:space="preserve"> which </w:t>
      </w:r>
      <w:r w:rsidRPr="00982A91">
        <w:rPr>
          <w:rFonts w:ascii="Times New Roman" w:eastAsia="Times New Roman" w:hAnsi="Times New Roman" w:cs="Times New Roman"/>
        </w:rPr>
        <w:t>can be</w:t>
      </w:r>
      <w:r w:rsidR="00703A7E" w:rsidRPr="00982A91">
        <w:rPr>
          <w:rFonts w:ascii="Times New Roman" w:eastAsia="Times New Roman" w:hAnsi="Times New Roman" w:cs="Times New Roman"/>
        </w:rPr>
        <w:t xml:space="preserve"> seen in </w:t>
      </w:r>
      <w:hyperlink w:anchor="Graphic_10" w:history="1">
        <w:r w:rsidR="00703A7E" w:rsidRPr="00982A91">
          <w:rPr>
            <w:rStyle w:val="Hyperlink"/>
            <w:rFonts w:ascii="Times New Roman" w:eastAsia="Times New Roman" w:hAnsi="Times New Roman" w:cs="Times New Roman"/>
          </w:rPr>
          <w:t>graphic 10</w:t>
        </w:r>
      </w:hyperlink>
      <w:r w:rsidR="00A96711" w:rsidRPr="00982A91">
        <w:rPr>
          <w:rFonts w:ascii="Times New Roman" w:eastAsia="Times New Roman" w:hAnsi="Times New Roman" w:cs="Times New Roman"/>
        </w:rPr>
        <w:t xml:space="preserve">. By doing this we get the following equation: </w:t>
      </w:r>
    </w:p>
    <w:p w14:paraId="23EF4830" w14:textId="67CE9CD1" w:rsidR="17A6C897" w:rsidRPr="00982A91" w:rsidRDefault="17A6C897" w:rsidP="00982A91">
      <w:pPr>
        <w:jc w:val="center"/>
        <w:rPr>
          <w:rFonts w:ascii="Times New Roman" w:eastAsia="Times New Roman" w:hAnsi="Times New Roman" w:cs="Times New Roman"/>
        </w:rPr>
      </w:pPr>
      <w:r w:rsidRPr="00982A91">
        <w:rPr>
          <w:rFonts w:ascii="Times New Roman" w:eastAsia="Times New Roman" w:hAnsi="Times New Roman" w:cs="Times New Roman"/>
        </w:rPr>
        <w:t>Log (Sale Price) = beta0 + beta</w:t>
      </w:r>
      <w:r w:rsidR="00A96711" w:rsidRPr="00982A91">
        <w:rPr>
          <w:rFonts w:ascii="Times New Roman" w:eastAsia="Times New Roman" w:hAnsi="Times New Roman" w:cs="Times New Roman"/>
        </w:rPr>
        <w:t>1</w:t>
      </w:r>
      <w:r w:rsidRPr="00982A91">
        <w:rPr>
          <w:rFonts w:ascii="Times New Roman" w:eastAsia="Times New Roman" w:hAnsi="Times New Roman" w:cs="Times New Roman"/>
        </w:rPr>
        <w:t>* Edwards + beta</w:t>
      </w:r>
      <w:r w:rsidR="00A96711" w:rsidRPr="00982A91">
        <w:rPr>
          <w:rFonts w:ascii="Times New Roman" w:eastAsia="Times New Roman" w:hAnsi="Times New Roman" w:cs="Times New Roman"/>
        </w:rPr>
        <w:t>2</w:t>
      </w:r>
      <w:r w:rsidRPr="00982A91">
        <w:rPr>
          <w:rFonts w:ascii="Times New Roman" w:eastAsia="Times New Roman" w:hAnsi="Times New Roman" w:cs="Times New Roman"/>
        </w:rPr>
        <w:t xml:space="preserve"> * </w:t>
      </w:r>
      <w:proofErr w:type="spellStart"/>
      <w:proofErr w:type="gramStart"/>
      <w:r w:rsidRPr="00982A91">
        <w:rPr>
          <w:rFonts w:ascii="Times New Roman" w:eastAsia="Times New Roman" w:hAnsi="Times New Roman" w:cs="Times New Roman"/>
        </w:rPr>
        <w:t>NAmes</w:t>
      </w:r>
      <w:proofErr w:type="spellEnd"/>
      <w:r w:rsidRPr="00982A91">
        <w:rPr>
          <w:rFonts w:ascii="Times New Roman" w:eastAsia="Times New Roman" w:hAnsi="Times New Roman" w:cs="Times New Roman"/>
        </w:rPr>
        <w:t xml:space="preserve">  +</w:t>
      </w:r>
      <w:proofErr w:type="gramEnd"/>
      <w:r w:rsidRPr="00982A91">
        <w:rPr>
          <w:rFonts w:ascii="Times New Roman" w:eastAsia="Times New Roman" w:hAnsi="Times New Roman" w:cs="Times New Roman"/>
        </w:rPr>
        <w:t xml:space="preserve"> beta</w:t>
      </w:r>
      <w:r w:rsidR="00A96711" w:rsidRPr="00982A91">
        <w:rPr>
          <w:rFonts w:ascii="Times New Roman" w:eastAsia="Times New Roman" w:hAnsi="Times New Roman" w:cs="Times New Roman"/>
        </w:rPr>
        <w:t>3</w:t>
      </w:r>
      <w:r w:rsidRPr="00982A91">
        <w:rPr>
          <w:rFonts w:ascii="Times New Roman" w:eastAsia="Times New Roman" w:hAnsi="Times New Roman" w:cs="Times New Roman"/>
        </w:rPr>
        <w:t xml:space="preserve"> * Log(Living Area)</w:t>
      </w:r>
    </w:p>
    <w:p w14:paraId="1A46CF99" w14:textId="164A0F14" w:rsidR="20AA0E2F" w:rsidRPr="00982A91" w:rsidRDefault="00A96711" w:rsidP="00982A91">
      <w:pPr>
        <w:jc w:val="center"/>
        <w:rPr>
          <w:rFonts w:ascii="Times New Roman" w:eastAsia="Times New Roman" w:hAnsi="Times New Roman" w:cs="Times New Roman"/>
        </w:rPr>
      </w:pPr>
      <w:r w:rsidRPr="00982A91">
        <w:rPr>
          <w:rFonts w:ascii="Times New Roman" w:eastAsia="Times New Roman" w:hAnsi="Times New Roman" w:cs="Times New Roman"/>
        </w:rPr>
        <w:t xml:space="preserve">Log (Sale Price) = </w:t>
      </w:r>
      <w:r w:rsidR="00F110B3" w:rsidRPr="00982A91">
        <w:rPr>
          <w:rFonts w:ascii="Times New Roman" w:eastAsia="Times New Roman" w:hAnsi="Times New Roman" w:cs="Times New Roman"/>
        </w:rPr>
        <w:t xml:space="preserve">7.76936 </w:t>
      </w:r>
      <w:r w:rsidR="0052365B" w:rsidRPr="00982A91">
        <w:rPr>
          <w:rFonts w:ascii="Times New Roman" w:eastAsia="Times New Roman" w:hAnsi="Times New Roman" w:cs="Times New Roman"/>
        </w:rPr>
        <w:t xml:space="preserve">– 0.02044*Edwards + 0.13279*Names </w:t>
      </w:r>
      <w:proofErr w:type="gramStart"/>
      <w:r w:rsidR="0052365B" w:rsidRPr="00982A91">
        <w:rPr>
          <w:rFonts w:ascii="Times New Roman" w:eastAsia="Times New Roman" w:hAnsi="Times New Roman" w:cs="Times New Roman"/>
        </w:rPr>
        <w:t xml:space="preserve">+ </w:t>
      </w:r>
      <w:r w:rsidR="00F110B3" w:rsidRPr="00982A91">
        <w:rPr>
          <w:rFonts w:ascii="Times New Roman" w:eastAsia="Times New Roman" w:hAnsi="Times New Roman" w:cs="Times New Roman"/>
        </w:rPr>
        <w:t xml:space="preserve"> 0.55579</w:t>
      </w:r>
      <w:proofErr w:type="gramEnd"/>
      <w:r w:rsidR="00D36A50" w:rsidRPr="00982A91">
        <w:rPr>
          <w:rFonts w:ascii="Times New Roman" w:eastAsia="Times New Roman" w:hAnsi="Times New Roman" w:cs="Times New Roman"/>
        </w:rPr>
        <w:t>*Log(</w:t>
      </w:r>
      <w:proofErr w:type="spellStart"/>
      <w:r w:rsidR="00D36A50" w:rsidRPr="00982A91">
        <w:rPr>
          <w:rFonts w:ascii="Times New Roman" w:eastAsia="Times New Roman" w:hAnsi="Times New Roman" w:cs="Times New Roman"/>
        </w:rPr>
        <w:t>GrLivArea</w:t>
      </w:r>
      <w:proofErr w:type="spellEnd"/>
      <w:r w:rsidR="00D36A50" w:rsidRPr="00982A91">
        <w:rPr>
          <w:rFonts w:ascii="Times New Roman" w:eastAsia="Times New Roman" w:hAnsi="Times New Roman" w:cs="Times New Roman"/>
        </w:rPr>
        <w:t>)</w:t>
      </w:r>
    </w:p>
    <w:p w14:paraId="6DBC17B3" w14:textId="32312A3D" w:rsidR="74FB07BA" w:rsidRPr="00982A91" w:rsidRDefault="00CA3F7D" w:rsidP="00982A91">
      <w:pPr>
        <w:rPr>
          <w:rFonts w:ascii="Times New Roman" w:eastAsia="Times New Roman" w:hAnsi="Times New Roman" w:cs="Times New Roman"/>
        </w:rPr>
      </w:pPr>
      <w:r w:rsidRPr="00982A91">
        <w:rPr>
          <w:rFonts w:ascii="Times New Roman" w:eastAsia="Times New Roman" w:hAnsi="Times New Roman" w:cs="Times New Roman"/>
        </w:rPr>
        <w:t>Finally</w:t>
      </w:r>
      <w:r w:rsidR="00A4235E" w:rsidRPr="00982A91">
        <w:rPr>
          <w:rFonts w:ascii="Times New Roman" w:eastAsia="Times New Roman" w:hAnsi="Times New Roman" w:cs="Times New Roman"/>
        </w:rPr>
        <w:t>,</w:t>
      </w:r>
      <w:r w:rsidRPr="00982A91">
        <w:rPr>
          <w:rFonts w:ascii="Times New Roman" w:eastAsia="Times New Roman" w:hAnsi="Times New Roman" w:cs="Times New Roman"/>
        </w:rPr>
        <w:t xml:space="preserve"> we also created a model where we can </w:t>
      </w:r>
      <w:r w:rsidR="004A11B6" w:rsidRPr="00982A91">
        <w:rPr>
          <w:rFonts w:ascii="Times New Roman" w:eastAsia="Times New Roman" w:hAnsi="Times New Roman" w:cs="Times New Roman"/>
        </w:rPr>
        <w:t xml:space="preserve">use neighborhoods and square footage to </w:t>
      </w:r>
      <w:r w:rsidR="00FC6F89" w:rsidRPr="00982A91">
        <w:rPr>
          <w:rFonts w:ascii="Times New Roman" w:eastAsia="Times New Roman" w:hAnsi="Times New Roman" w:cs="Times New Roman"/>
        </w:rPr>
        <w:t xml:space="preserve">predict </w:t>
      </w:r>
      <w:r w:rsidR="00417DEE" w:rsidRPr="00982A91">
        <w:rPr>
          <w:rFonts w:ascii="Times New Roman" w:eastAsia="Times New Roman" w:hAnsi="Times New Roman" w:cs="Times New Roman"/>
        </w:rPr>
        <w:t xml:space="preserve">sale price but the amount that the sale price can </w:t>
      </w:r>
      <w:r w:rsidR="001B7CF6" w:rsidRPr="00982A91">
        <w:rPr>
          <w:rFonts w:ascii="Times New Roman" w:eastAsia="Times New Roman" w:hAnsi="Times New Roman" w:cs="Times New Roman"/>
        </w:rPr>
        <w:t xml:space="preserve">change can be different </w:t>
      </w:r>
      <w:r w:rsidR="00DE423F" w:rsidRPr="00982A91">
        <w:rPr>
          <w:rFonts w:ascii="Times New Roman" w:eastAsia="Times New Roman" w:hAnsi="Times New Roman" w:cs="Times New Roman"/>
        </w:rPr>
        <w:t>for each neighborhood</w:t>
      </w:r>
      <w:r w:rsidR="004E6374" w:rsidRPr="00982A91">
        <w:rPr>
          <w:rFonts w:ascii="Times New Roman" w:eastAsia="Times New Roman" w:hAnsi="Times New Roman" w:cs="Times New Roman"/>
        </w:rPr>
        <w:t>. We did this by adding neighborhood as an interaction variable</w:t>
      </w:r>
      <w:r w:rsidR="74FB07BA" w:rsidRPr="00982A91">
        <w:rPr>
          <w:rFonts w:ascii="Times New Roman" w:eastAsia="Times New Roman" w:hAnsi="Times New Roman" w:cs="Times New Roman"/>
        </w:rPr>
        <w:t xml:space="preserve"> </w:t>
      </w:r>
      <w:r w:rsidR="00466BC6" w:rsidRPr="00982A91">
        <w:rPr>
          <w:rFonts w:ascii="Times New Roman" w:eastAsia="Times New Roman" w:hAnsi="Times New Roman" w:cs="Times New Roman"/>
        </w:rPr>
        <w:t xml:space="preserve">which can be seen in </w:t>
      </w:r>
      <w:hyperlink w:anchor="Graphic_11" w:history="1">
        <w:r w:rsidR="00466BC6" w:rsidRPr="00982A91">
          <w:rPr>
            <w:rStyle w:val="Hyperlink"/>
            <w:rFonts w:ascii="Times New Roman" w:eastAsia="Times New Roman" w:hAnsi="Times New Roman" w:cs="Times New Roman"/>
          </w:rPr>
          <w:t>graphic 11</w:t>
        </w:r>
      </w:hyperlink>
      <w:r w:rsidR="00466BC6" w:rsidRPr="00982A91">
        <w:rPr>
          <w:rFonts w:ascii="Times New Roman" w:eastAsia="Times New Roman" w:hAnsi="Times New Roman" w:cs="Times New Roman"/>
        </w:rPr>
        <w:t xml:space="preserve">. We got the following regression equation: </w:t>
      </w:r>
    </w:p>
    <w:p w14:paraId="255976C7" w14:textId="4E4A5275" w:rsidR="4B6B5CEB" w:rsidRPr="00982A91" w:rsidRDefault="4B6B5CEB" w:rsidP="00982A91">
      <w:pPr>
        <w:jc w:val="center"/>
        <w:rPr>
          <w:rFonts w:ascii="Times New Roman" w:eastAsia="Times New Roman" w:hAnsi="Times New Roman" w:cs="Times New Roman"/>
        </w:rPr>
      </w:pPr>
      <w:r w:rsidRPr="00982A91">
        <w:rPr>
          <w:rFonts w:ascii="Times New Roman" w:eastAsia="Times New Roman" w:hAnsi="Times New Roman" w:cs="Times New Roman"/>
        </w:rPr>
        <w:lastRenderedPageBreak/>
        <w:t>Log (Sale Price) = beta0 + beta</w:t>
      </w:r>
      <w:r w:rsidR="002931B6" w:rsidRPr="00982A91">
        <w:rPr>
          <w:rFonts w:ascii="Times New Roman" w:eastAsia="Times New Roman" w:hAnsi="Times New Roman" w:cs="Times New Roman"/>
        </w:rPr>
        <w:t>1</w:t>
      </w:r>
      <w:r w:rsidRPr="00982A91">
        <w:rPr>
          <w:rFonts w:ascii="Times New Roman" w:eastAsia="Times New Roman" w:hAnsi="Times New Roman" w:cs="Times New Roman"/>
        </w:rPr>
        <w:t xml:space="preserve"> * Edwards + beta</w:t>
      </w:r>
      <w:r w:rsidR="002931B6" w:rsidRPr="00982A91">
        <w:rPr>
          <w:rFonts w:ascii="Times New Roman" w:eastAsia="Times New Roman" w:hAnsi="Times New Roman" w:cs="Times New Roman"/>
        </w:rPr>
        <w:t>2</w:t>
      </w:r>
      <w:r w:rsidRPr="00982A91">
        <w:rPr>
          <w:rFonts w:ascii="Times New Roman" w:eastAsia="Times New Roman" w:hAnsi="Times New Roman" w:cs="Times New Roman"/>
        </w:rPr>
        <w:t xml:space="preserve"> * </w:t>
      </w:r>
      <w:proofErr w:type="spellStart"/>
      <w:proofErr w:type="gramStart"/>
      <w:r w:rsidRPr="00982A91">
        <w:rPr>
          <w:rFonts w:ascii="Times New Roman" w:eastAsia="Times New Roman" w:hAnsi="Times New Roman" w:cs="Times New Roman"/>
        </w:rPr>
        <w:t>NAmes</w:t>
      </w:r>
      <w:proofErr w:type="spellEnd"/>
      <w:r w:rsidRPr="00982A91">
        <w:rPr>
          <w:rFonts w:ascii="Times New Roman" w:eastAsia="Times New Roman" w:hAnsi="Times New Roman" w:cs="Times New Roman"/>
        </w:rPr>
        <w:t xml:space="preserve">  +</w:t>
      </w:r>
      <w:proofErr w:type="gramEnd"/>
      <w:r w:rsidRPr="00982A91">
        <w:rPr>
          <w:rFonts w:ascii="Times New Roman" w:eastAsia="Times New Roman" w:hAnsi="Times New Roman" w:cs="Times New Roman"/>
        </w:rPr>
        <w:t xml:space="preserve"> beta</w:t>
      </w:r>
      <w:r w:rsidR="002931B6" w:rsidRPr="00982A91">
        <w:rPr>
          <w:rFonts w:ascii="Times New Roman" w:eastAsia="Times New Roman" w:hAnsi="Times New Roman" w:cs="Times New Roman"/>
        </w:rPr>
        <w:t>3</w:t>
      </w:r>
      <w:r w:rsidRPr="00982A91">
        <w:rPr>
          <w:rFonts w:ascii="Times New Roman" w:eastAsia="Times New Roman" w:hAnsi="Times New Roman" w:cs="Times New Roman"/>
        </w:rPr>
        <w:t xml:space="preserve"> * Log(Living Area)  + beta</w:t>
      </w:r>
      <w:r w:rsidR="002931B6" w:rsidRPr="00982A91">
        <w:rPr>
          <w:rFonts w:ascii="Times New Roman" w:eastAsia="Times New Roman" w:hAnsi="Times New Roman" w:cs="Times New Roman"/>
        </w:rPr>
        <w:t>4</w:t>
      </w:r>
      <w:r w:rsidRPr="00982A91">
        <w:rPr>
          <w:rFonts w:ascii="Times New Roman" w:eastAsia="Times New Roman" w:hAnsi="Times New Roman" w:cs="Times New Roman"/>
        </w:rPr>
        <w:t xml:space="preserve"> * Log(Living Area) * Edwards + beta</w:t>
      </w:r>
      <w:r w:rsidR="002931B6" w:rsidRPr="00982A91">
        <w:rPr>
          <w:rFonts w:ascii="Times New Roman" w:eastAsia="Times New Roman" w:hAnsi="Times New Roman" w:cs="Times New Roman"/>
        </w:rPr>
        <w:t>5</w:t>
      </w:r>
      <w:r w:rsidRPr="00982A91">
        <w:rPr>
          <w:rFonts w:ascii="Times New Roman" w:eastAsia="Times New Roman" w:hAnsi="Times New Roman" w:cs="Times New Roman"/>
        </w:rPr>
        <w:t xml:space="preserve"> * Log(Living Area) * </w:t>
      </w:r>
      <w:proofErr w:type="spellStart"/>
      <w:r w:rsidRPr="00982A91">
        <w:rPr>
          <w:rFonts w:ascii="Times New Roman" w:eastAsia="Times New Roman" w:hAnsi="Times New Roman" w:cs="Times New Roman"/>
        </w:rPr>
        <w:t>N</w:t>
      </w:r>
      <w:r w:rsidR="00F67D1A" w:rsidRPr="00982A91">
        <w:rPr>
          <w:rFonts w:ascii="Times New Roman" w:eastAsia="Times New Roman" w:hAnsi="Times New Roman" w:cs="Times New Roman"/>
        </w:rPr>
        <w:t>A</w:t>
      </w:r>
      <w:r w:rsidRPr="00982A91">
        <w:rPr>
          <w:rFonts w:ascii="Times New Roman" w:eastAsia="Times New Roman" w:hAnsi="Times New Roman" w:cs="Times New Roman"/>
        </w:rPr>
        <w:t>mes</w:t>
      </w:r>
      <w:proofErr w:type="spellEnd"/>
    </w:p>
    <w:p w14:paraId="5F0F6103" w14:textId="0D0814BF" w:rsidR="002931B6" w:rsidRPr="00982A91" w:rsidRDefault="002931B6" w:rsidP="00982A91">
      <w:pPr>
        <w:jc w:val="center"/>
        <w:rPr>
          <w:rFonts w:ascii="Times New Roman" w:eastAsia="Times New Roman" w:hAnsi="Times New Roman" w:cs="Times New Roman"/>
        </w:rPr>
      </w:pPr>
      <w:r w:rsidRPr="00982A91">
        <w:rPr>
          <w:rFonts w:ascii="Times New Roman" w:eastAsia="Times New Roman" w:hAnsi="Times New Roman" w:cs="Times New Roman"/>
        </w:rPr>
        <w:t xml:space="preserve">Log (Sale Price) = 5.91292 </w:t>
      </w:r>
      <w:r w:rsidR="004157FD" w:rsidRPr="00982A91">
        <w:rPr>
          <w:rFonts w:ascii="Times New Roman" w:eastAsia="Times New Roman" w:hAnsi="Times New Roman" w:cs="Times New Roman"/>
        </w:rPr>
        <w:t>+</w:t>
      </w:r>
      <w:r w:rsidR="0020287A" w:rsidRPr="00982A91">
        <w:rPr>
          <w:rFonts w:ascii="Times New Roman" w:eastAsia="Times New Roman" w:hAnsi="Times New Roman" w:cs="Times New Roman"/>
        </w:rPr>
        <w:t>2.09</w:t>
      </w:r>
      <w:r w:rsidR="00CB73C7" w:rsidRPr="00982A91">
        <w:rPr>
          <w:rFonts w:ascii="Times New Roman" w:eastAsia="Times New Roman" w:hAnsi="Times New Roman" w:cs="Times New Roman"/>
        </w:rPr>
        <w:t>359</w:t>
      </w:r>
      <w:r w:rsidRPr="00982A91">
        <w:rPr>
          <w:rFonts w:ascii="Times New Roman" w:eastAsia="Times New Roman" w:hAnsi="Times New Roman" w:cs="Times New Roman"/>
        </w:rPr>
        <w:t xml:space="preserve">* Edwards + </w:t>
      </w:r>
      <w:r w:rsidR="00A2285B" w:rsidRPr="00982A91">
        <w:rPr>
          <w:rFonts w:ascii="Times New Roman" w:eastAsia="Times New Roman" w:hAnsi="Times New Roman" w:cs="Times New Roman"/>
        </w:rPr>
        <w:t>2.57981</w:t>
      </w:r>
      <w:r w:rsidRPr="00982A91">
        <w:rPr>
          <w:rFonts w:ascii="Times New Roman" w:eastAsia="Times New Roman" w:hAnsi="Times New Roman" w:cs="Times New Roman"/>
        </w:rPr>
        <w:t xml:space="preserve"> * </w:t>
      </w:r>
      <w:proofErr w:type="spellStart"/>
      <w:proofErr w:type="gramStart"/>
      <w:r w:rsidRPr="00982A91">
        <w:rPr>
          <w:rFonts w:ascii="Times New Roman" w:eastAsia="Times New Roman" w:hAnsi="Times New Roman" w:cs="Times New Roman"/>
        </w:rPr>
        <w:t>NAmes</w:t>
      </w:r>
      <w:proofErr w:type="spellEnd"/>
      <w:r w:rsidRPr="00982A91">
        <w:rPr>
          <w:rFonts w:ascii="Times New Roman" w:eastAsia="Times New Roman" w:hAnsi="Times New Roman" w:cs="Times New Roman"/>
        </w:rPr>
        <w:t xml:space="preserve">  +</w:t>
      </w:r>
      <w:proofErr w:type="gramEnd"/>
      <w:r w:rsidRPr="00982A91">
        <w:rPr>
          <w:rFonts w:ascii="Times New Roman" w:eastAsia="Times New Roman" w:hAnsi="Times New Roman" w:cs="Times New Roman"/>
        </w:rPr>
        <w:t xml:space="preserve"> </w:t>
      </w:r>
      <w:r w:rsidR="002753ED" w:rsidRPr="00982A91">
        <w:rPr>
          <w:rFonts w:ascii="Times New Roman" w:eastAsia="Times New Roman" w:hAnsi="Times New Roman" w:cs="Times New Roman"/>
        </w:rPr>
        <w:t>0.81965</w:t>
      </w:r>
      <w:r w:rsidRPr="00982A91">
        <w:rPr>
          <w:rFonts w:ascii="Times New Roman" w:eastAsia="Times New Roman" w:hAnsi="Times New Roman" w:cs="Times New Roman"/>
        </w:rPr>
        <w:t xml:space="preserve"> * Log(Living Area)  </w:t>
      </w:r>
      <w:r w:rsidR="00793F00" w:rsidRPr="00982A91">
        <w:rPr>
          <w:rFonts w:ascii="Times New Roman" w:eastAsia="Times New Roman" w:hAnsi="Times New Roman" w:cs="Times New Roman"/>
        </w:rPr>
        <w:t>- 0.29998</w:t>
      </w:r>
      <w:r w:rsidRPr="00982A91">
        <w:rPr>
          <w:rFonts w:ascii="Times New Roman" w:eastAsia="Times New Roman" w:hAnsi="Times New Roman" w:cs="Times New Roman"/>
        </w:rPr>
        <w:t xml:space="preserve"> * Log(Living Area) * Edwards </w:t>
      </w:r>
      <w:r w:rsidR="00793F00" w:rsidRPr="00982A91">
        <w:rPr>
          <w:rFonts w:ascii="Times New Roman" w:eastAsia="Times New Roman" w:hAnsi="Times New Roman" w:cs="Times New Roman"/>
        </w:rPr>
        <w:t>- 0.34662</w:t>
      </w:r>
      <w:r w:rsidRPr="00982A91">
        <w:rPr>
          <w:rFonts w:ascii="Times New Roman" w:eastAsia="Times New Roman" w:hAnsi="Times New Roman" w:cs="Times New Roman"/>
        </w:rPr>
        <w:t xml:space="preserve"> * Log(Living Area) * </w:t>
      </w:r>
      <w:proofErr w:type="spellStart"/>
      <w:r w:rsidRPr="00982A91">
        <w:rPr>
          <w:rFonts w:ascii="Times New Roman" w:eastAsia="Times New Roman" w:hAnsi="Times New Roman" w:cs="Times New Roman"/>
        </w:rPr>
        <w:t>N</w:t>
      </w:r>
      <w:r w:rsidR="00F67D1A" w:rsidRPr="00982A91">
        <w:rPr>
          <w:rFonts w:ascii="Times New Roman" w:eastAsia="Times New Roman" w:hAnsi="Times New Roman" w:cs="Times New Roman"/>
        </w:rPr>
        <w:t>A</w:t>
      </w:r>
      <w:r w:rsidRPr="00982A91">
        <w:rPr>
          <w:rFonts w:ascii="Times New Roman" w:eastAsia="Times New Roman" w:hAnsi="Times New Roman" w:cs="Times New Roman"/>
        </w:rPr>
        <w:t>mes</w:t>
      </w:r>
      <w:proofErr w:type="spellEnd"/>
    </w:p>
    <w:p w14:paraId="3917C82A" w14:textId="7B9A1402" w:rsidR="00466BC6" w:rsidRPr="00982A91" w:rsidRDefault="007634C3" w:rsidP="00982A91">
      <w:pPr>
        <w:rPr>
          <w:rFonts w:ascii="Times New Roman" w:eastAsia="Times New Roman" w:hAnsi="Times New Roman" w:cs="Times New Roman"/>
        </w:rPr>
      </w:pPr>
      <w:r w:rsidRPr="00982A91">
        <w:rPr>
          <w:rFonts w:ascii="Times New Roman" w:eastAsia="Times New Roman" w:hAnsi="Times New Roman" w:cs="Times New Roman"/>
        </w:rPr>
        <w:t>We get the various adjusted R square values from the models seen in graphics 9-11</w:t>
      </w:r>
    </w:p>
    <w:tbl>
      <w:tblPr>
        <w:tblStyle w:val="TableGrid"/>
        <w:tblW w:w="0" w:type="auto"/>
        <w:tblLayout w:type="fixed"/>
        <w:tblLook w:val="06A0" w:firstRow="1" w:lastRow="0" w:firstColumn="1" w:lastColumn="0" w:noHBand="1" w:noVBand="1"/>
      </w:tblPr>
      <w:tblGrid>
        <w:gridCol w:w="3377"/>
        <w:gridCol w:w="2706"/>
      </w:tblGrid>
      <w:tr w:rsidR="20AA0E2F" w:rsidRPr="00982A91" w14:paraId="43D7A283" w14:textId="77777777" w:rsidTr="20AA0E2F">
        <w:trPr>
          <w:trHeight w:val="300"/>
        </w:trPr>
        <w:tc>
          <w:tcPr>
            <w:tcW w:w="3377" w:type="dxa"/>
          </w:tcPr>
          <w:p w14:paraId="1CE44A81" w14:textId="67583FCD" w:rsidR="1B39B2D6" w:rsidRPr="00982A91" w:rsidRDefault="1B39B2D6" w:rsidP="00982A91">
            <w:pPr>
              <w:rPr>
                <w:rFonts w:ascii="Times New Roman" w:eastAsia="Times New Roman" w:hAnsi="Times New Roman" w:cs="Times New Roman"/>
              </w:rPr>
            </w:pPr>
            <w:r w:rsidRPr="00982A91">
              <w:rPr>
                <w:rFonts w:ascii="Times New Roman" w:eastAsia="Times New Roman" w:hAnsi="Times New Roman" w:cs="Times New Roman"/>
              </w:rPr>
              <w:t xml:space="preserve">Model </w:t>
            </w:r>
          </w:p>
        </w:tc>
        <w:tc>
          <w:tcPr>
            <w:tcW w:w="2706" w:type="dxa"/>
          </w:tcPr>
          <w:p w14:paraId="3D374E6A" w14:textId="67C752F5" w:rsidR="1B39B2D6" w:rsidRPr="00982A91" w:rsidRDefault="1B39B2D6" w:rsidP="00982A91">
            <w:pPr>
              <w:rPr>
                <w:rFonts w:ascii="Times New Roman" w:eastAsia="Times New Roman" w:hAnsi="Times New Roman" w:cs="Times New Roman"/>
              </w:rPr>
            </w:pPr>
            <w:r w:rsidRPr="00982A91">
              <w:rPr>
                <w:rFonts w:ascii="Times New Roman" w:eastAsia="Times New Roman" w:hAnsi="Times New Roman" w:cs="Times New Roman"/>
              </w:rPr>
              <w:t xml:space="preserve">Adjusted R Square </w:t>
            </w:r>
          </w:p>
        </w:tc>
      </w:tr>
      <w:tr w:rsidR="20AA0E2F" w:rsidRPr="00982A91" w14:paraId="0A57606E" w14:textId="77777777" w:rsidTr="20AA0E2F">
        <w:trPr>
          <w:trHeight w:val="300"/>
        </w:trPr>
        <w:tc>
          <w:tcPr>
            <w:tcW w:w="3377" w:type="dxa"/>
          </w:tcPr>
          <w:p w14:paraId="01ADEB3F" w14:textId="2C681875" w:rsidR="1B39B2D6" w:rsidRPr="00982A91" w:rsidRDefault="1B39B2D6" w:rsidP="00982A91">
            <w:pPr>
              <w:rPr>
                <w:rFonts w:ascii="Times New Roman" w:eastAsia="Times New Roman" w:hAnsi="Times New Roman" w:cs="Times New Roman"/>
              </w:rPr>
            </w:pPr>
            <w:r w:rsidRPr="00982A91">
              <w:rPr>
                <w:rFonts w:ascii="Times New Roman" w:eastAsia="Times New Roman" w:hAnsi="Times New Roman" w:cs="Times New Roman"/>
              </w:rPr>
              <w:t>Without Neighborhoods</w:t>
            </w:r>
          </w:p>
        </w:tc>
        <w:tc>
          <w:tcPr>
            <w:tcW w:w="2706" w:type="dxa"/>
          </w:tcPr>
          <w:p w14:paraId="78908AE7" w14:textId="7FC8E919" w:rsidR="1B39B2D6" w:rsidRPr="00982A91" w:rsidRDefault="1B39B2D6" w:rsidP="00982A91">
            <w:pPr>
              <w:rPr>
                <w:rFonts w:ascii="Times New Roman" w:eastAsia="Times New Roman" w:hAnsi="Times New Roman" w:cs="Times New Roman"/>
              </w:rPr>
            </w:pPr>
            <w:r w:rsidRPr="00982A91">
              <w:rPr>
                <w:rFonts w:ascii="Times New Roman" w:eastAsia="Times New Roman" w:hAnsi="Times New Roman" w:cs="Times New Roman"/>
              </w:rPr>
              <w:t>41.88</w:t>
            </w:r>
          </w:p>
        </w:tc>
      </w:tr>
      <w:tr w:rsidR="20AA0E2F" w:rsidRPr="00982A91" w14:paraId="122CFCBD" w14:textId="77777777" w:rsidTr="20AA0E2F">
        <w:trPr>
          <w:trHeight w:val="300"/>
        </w:trPr>
        <w:tc>
          <w:tcPr>
            <w:tcW w:w="3377" w:type="dxa"/>
          </w:tcPr>
          <w:p w14:paraId="5E2D1CA3" w14:textId="4EF4E6A7" w:rsidR="1B39B2D6" w:rsidRPr="00982A91" w:rsidRDefault="1B39B2D6" w:rsidP="00982A91">
            <w:pPr>
              <w:rPr>
                <w:rFonts w:ascii="Times New Roman" w:eastAsia="Times New Roman" w:hAnsi="Times New Roman" w:cs="Times New Roman"/>
              </w:rPr>
            </w:pPr>
            <w:r w:rsidRPr="00982A91">
              <w:rPr>
                <w:rFonts w:ascii="Times New Roman" w:eastAsia="Times New Roman" w:hAnsi="Times New Roman" w:cs="Times New Roman"/>
              </w:rPr>
              <w:t>Neighborhood as Indicator</w:t>
            </w:r>
          </w:p>
        </w:tc>
        <w:tc>
          <w:tcPr>
            <w:tcW w:w="2706" w:type="dxa"/>
          </w:tcPr>
          <w:p w14:paraId="2B42F0F5" w14:textId="15D6AAC8" w:rsidR="1B39B2D6" w:rsidRPr="00982A91" w:rsidRDefault="1B39B2D6" w:rsidP="00982A91">
            <w:pPr>
              <w:rPr>
                <w:rFonts w:ascii="Times New Roman" w:eastAsia="Times New Roman" w:hAnsi="Times New Roman" w:cs="Times New Roman"/>
              </w:rPr>
            </w:pPr>
            <w:r w:rsidRPr="00982A91">
              <w:rPr>
                <w:rFonts w:ascii="Times New Roman" w:eastAsia="Times New Roman" w:hAnsi="Times New Roman" w:cs="Times New Roman"/>
              </w:rPr>
              <w:t>48.57</w:t>
            </w:r>
          </w:p>
        </w:tc>
      </w:tr>
      <w:tr w:rsidR="20AA0E2F" w:rsidRPr="00982A91" w14:paraId="5624C43F" w14:textId="77777777" w:rsidTr="20AA0E2F">
        <w:trPr>
          <w:trHeight w:val="300"/>
        </w:trPr>
        <w:tc>
          <w:tcPr>
            <w:tcW w:w="3377" w:type="dxa"/>
          </w:tcPr>
          <w:p w14:paraId="2EA46CAF" w14:textId="0B7F309A" w:rsidR="1B39B2D6" w:rsidRPr="00982A91" w:rsidRDefault="1B39B2D6" w:rsidP="00982A91">
            <w:pPr>
              <w:rPr>
                <w:rFonts w:ascii="Times New Roman" w:eastAsia="Times New Roman" w:hAnsi="Times New Roman" w:cs="Times New Roman"/>
              </w:rPr>
            </w:pPr>
            <w:r w:rsidRPr="00982A91">
              <w:rPr>
                <w:rFonts w:ascii="Times New Roman" w:eastAsia="Times New Roman" w:hAnsi="Times New Roman" w:cs="Times New Roman"/>
              </w:rPr>
              <w:t xml:space="preserve">Neighborhood as Interaction </w:t>
            </w:r>
          </w:p>
        </w:tc>
        <w:tc>
          <w:tcPr>
            <w:tcW w:w="2706" w:type="dxa"/>
          </w:tcPr>
          <w:p w14:paraId="7F81F253" w14:textId="7CCCDF8F" w:rsidR="1B39B2D6" w:rsidRPr="00982A91" w:rsidRDefault="1B39B2D6" w:rsidP="00982A91">
            <w:pPr>
              <w:rPr>
                <w:rFonts w:ascii="Times New Roman" w:eastAsia="Times New Roman" w:hAnsi="Times New Roman" w:cs="Times New Roman"/>
              </w:rPr>
            </w:pPr>
            <w:r w:rsidRPr="00982A91">
              <w:rPr>
                <w:rFonts w:ascii="Times New Roman" w:eastAsia="Times New Roman" w:hAnsi="Times New Roman" w:cs="Times New Roman"/>
              </w:rPr>
              <w:t>50.56</w:t>
            </w:r>
          </w:p>
        </w:tc>
      </w:tr>
    </w:tbl>
    <w:p w14:paraId="0972568D" w14:textId="77777777" w:rsidR="00A4235E" w:rsidRPr="00982A91" w:rsidRDefault="00A4235E" w:rsidP="00982A91">
      <w:pPr>
        <w:rPr>
          <w:rFonts w:ascii="Times New Roman" w:eastAsia="Times New Roman" w:hAnsi="Times New Roman" w:cs="Times New Roman"/>
        </w:rPr>
      </w:pPr>
    </w:p>
    <w:p w14:paraId="6829851E" w14:textId="5DDD2F74" w:rsidR="20AA0E2F" w:rsidRPr="00982A91" w:rsidRDefault="1B39B2D6" w:rsidP="00982A91">
      <w:pPr>
        <w:rPr>
          <w:rFonts w:ascii="Times New Roman" w:eastAsia="Times New Roman" w:hAnsi="Times New Roman" w:cs="Times New Roman"/>
        </w:rPr>
      </w:pPr>
      <w:r w:rsidRPr="00982A91">
        <w:rPr>
          <w:rFonts w:ascii="Times New Roman" w:eastAsia="Times New Roman" w:hAnsi="Times New Roman" w:cs="Times New Roman"/>
        </w:rPr>
        <w:t xml:space="preserve">We see that adding the neighborhoods as interactions in our model increases the Adjusted R squared of the models. </w:t>
      </w:r>
      <w:r w:rsidR="003D2C89" w:rsidRPr="00982A91">
        <w:rPr>
          <w:rFonts w:ascii="Times New Roman" w:eastAsia="Times New Roman" w:hAnsi="Times New Roman" w:cs="Times New Roman"/>
        </w:rPr>
        <w:t xml:space="preserve">Now to test if </w:t>
      </w:r>
      <w:r w:rsidR="007A0D98" w:rsidRPr="00982A91">
        <w:rPr>
          <w:rFonts w:ascii="Times New Roman" w:eastAsia="Times New Roman" w:hAnsi="Times New Roman" w:cs="Times New Roman"/>
        </w:rPr>
        <w:t xml:space="preserve">adding the neighborhood variable as an indicator significantly improved our model, we use the ANOVA </w:t>
      </w:r>
      <w:r w:rsidR="008502A7" w:rsidRPr="00982A91">
        <w:rPr>
          <w:rFonts w:ascii="Times New Roman" w:eastAsia="Times New Roman" w:hAnsi="Times New Roman" w:cs="Times New Roman"/>
        </w:rPr>
        <w:t xml:space="preserve">tables in </w:t>
      </w:r>
      <w:hyperlink w:anchor="Graphic_12" w:history="1">
        <w:r w:rsidR="008502A7" w:rsidRPr="00982A91">
          <w:rPr>
            <w:rStyle w:val="Hyperlink"/>
            <w:rFonts w:ascii="Times New Roman" w:eastAsia="Times New Roman" w:hAnsi="Times New Roman" w:cs="Times New Roman"/>
          </w:rPr>
          <w:t>graphics 12 and 13</w:t>
        </w:r>
      </w:hyperlink>
      <w:r w:rsidR="008502A7" w:rsidRPr="00982A91">
        <w:rPr>
          <w:rFonts w:ascii="Times New Roman" w:eastAsia="Times New Roman" w:hAnsi="Times New Roman" w:cs="Times New Roman"/>
        </w:rPr>
        <w:t xml:space="preserve"> and we built </w:t>
      </w:r>
      <w:r w:rsidR="00BE4892" w:rsidRPr="00982A91">
        <w:rPr>
          <w:rFonts w:ascii="Times New Roman" w:eastAsia="Times New Roman" w:hAnsi="Times New Roman" w:cs="Times New Roman"/>
        </w:rPr>
        <w:t xml:space="preserve">our ANOVA in </w:t>
      </w:r>
      <w:hyperlink w:anchor="Graphic_15" w:history="1">
        <w:r w:rsidR="00BE4892" w:rsidRPr="00982A91">
          <w:rPr>
            <w:rStyle w:val="Hyperlink"/>
            <w:rFonts w:ascii="Times New Roman" w:eastAsia="Times New Roman" w:hAnsi="Times New Roman" w:cs="Times New Roman"/>
          </w:rPr>
          <w:t>graph</w:t>
        </w:r>
        <w:r w:rsidR="00751E4D" w:rsidRPr="00982A91">
          <w:rPr>
            <w:rStyle w:val="Hyperlink"/>
            <w:rFonts w:ascii="Times New Roman" w:eastAsia="Times New Roman" w:hAnsi="Times New Roman" w:cs="Times New Roman"/>
          </w:rPr>
          <w:t>ic</w:t>
        </w:r>
        <w:r w:rsidR="00BE4892" w:rsidRPr="00982A91">
          <w:rPr>
            <w:rStyle w:val="Hyperlink"/>
            <w:rFonts w:ascii="Times New Roman" w:eastAsia="Times New Roman" w:hAnsi="Times New Roman" w:cs="Times New Roman"/>
          </w:rPr>
          <w:t xml:space="preserve"> 15</w:t>
        </w:r>
      </w:hyperlink>
      <w:r w:rsidR="00BE4892" w:rsidRPr="00982A91">
        <w:rPr>
          <w:rFonts w:ascii="Times New Roman" w:eastAsia="Times New Roman" w:hAnsi="Times New Roman" w:cs="Times New Roman"/>
        </w:rPr>
        <w:t xml:space="preserve">. Based on the ANOVA we </w:t>
      </w:r>
      <w:r w:rsidR="1575273F" w:rsidRPr="00982A91">
        <w:rPr>
          <w:rFonts w:ascii="Times New Roman" w:eastAsia="Times New Roman" w:hAnsi="Times New Roman" w:cs="Times New Roman"/>
        </w:rPr>
        <w:t>find that there is evidence that there is no</w:t>
      </w:r>
      <w:r w:rsidR="00BE4892" w:rsidRPr="00982A91">
        <w:rPr>
          <w:rFonts w:ascii="Times New Roman" w:eastAsia="Times New Roman" w:hAnsi="Times New Roman" w:cs="Times New Roman"/>
        </w:rPr>
        <w:t>t</w:t>
      </w:r>
      <w:r w:rsidR="1575273F" w:rsidRPr="00982A91">
        <w:rPr>
          <w:rFonts w:ascii="Times New Roman" w:eastAsia="Times New Roman" w:hAnsi="Times New Roman" w:cs="Times New Roman"/>
        </w:rPr>
        <w:t xml:space="preserve"> 0 difference between the S</w:t>
      </w:r>
      <w:r w:rsidR="541A0C70" w:rsidRPr="00982A91">
        <w:rPr>
          <w:rFonts w:ascii="Times New Roman" w:eastAsia="Times New Roman" w:hAnsi="Times New Roman" w:cs="Times New Roman"/>
        </w:rPr>
        <w:t>ales Price between the Neighborhoods</w:t>
      </w:r>
      <w:r w:rsidR="7E19B1E7" w:rsidRPr="00982A91">
        <w:rPr>
          <w:rFonts w:ascii="Times New Roman" w:eastAsia="Times New Roman" w:hAnsi="Times New Roman" w:cs="Times New Roman"/>
        </w:rPr>
        <w:t xml:space="preserve"> (p-value &lt;0.0001)</w:t>
      </w:r>
      <w:r w:rsidR="541A0C70" w:rsidRPr="00982A91">
        <w:rPr>
          <w:rFonts w:ascii="Times New Roman" w:eastAsia="Times New Roman" w:hAnsi="Times New Roman" w:cs="Times New Roman"/>
        </w:rPr>
        <w:t>.</w:t>
      </w:r>
    </w:p>
    <w:p w14:paraId="58A8AF5C" w14:textId="213C916E" w:rsidR="20AA0E2F" w:rsidRPr="00982A91" w:rsidRDefault="00AB5840" w:rsidP="00982A91">
      <w:pPr>
        <w:rPr>
          <w:rFonts w:ascii="Times New Roman" w:eastAsia="Times New Roman" w:hAnsi="Times New Roman" w:cs="Times New Roman"/>
        </w:rPr>
      </w:pPr>
      <w:r w:rsidRPr="00982A91">
        <w:rPr>
          <w:rFonts w:ascii="Times New Roman" w:eastAsia="Times New Roman" w:hAnsi="Times New Roman" w:cs="Times New Roman"/>
        </w:rPr>
        <w:t xml:space="preserve">Now </w:t>
      </w:r>
      <w:r w:rsidR="004E492E" w:rsidRPr="00982A91">
        <w:rPr>
          <w:rFonts w:ascii="Times New Roman" w:eastAsia="Times New Roman" w:hAnsi="Times New Roman" w:cs="Times New Roman"/>
        </w:rPr>
        <w:t xml:space="preserve">to test if </w:t>
      </w:r>
      <w:r w:rsidR="002D7DEE" w:rsidRPr="00982A91">
        <w:rPr>
          <w:rFonts w:ascii="Times New Roman" w:eastAsia="Times New Roman" w:hAnsi="Times New Roman" w:cs="Times New Roman"/>
        </w:rPr>
        <w:t xml:space="preserve">it was significant to allow the change in </w:t>
      </w:r>
      <w:r w:rsidR="008B3E44" w:rsidRPr="00982A91">
        <w:rPr>
          <w:rFonts w:ascii="Times New Roman" w:eastAsia="Times New Roman" w:hAnsi="Times New Roman" w:cs="Times New Roman"/>
        </w:rPr>
        <w:t>the sales price</w:t>
      </w:r>
      <w:r w:rsidR="002E7E5D" w:rsidRPr="00982A91">
        <w:rPr>
          <w:rFonts w:ascii="Times New Roman" w:eastAsia="Times New Roman" w:hAnsi="Times New Roman" w:cs="Times New Roman"/>
        </w:rPr>
        <w:t xml:space="preserve"> to</w:t>
      </w:r>
      <w:r w:rsidR="008B3E44" w:rsidRPr="00982A91">
        <w:rPr>
          <w:rFonts w:ascii="Times New Roman" w:eastAsia="Times New Roman" w:hAnsi="Times New Roman" w:cs="Times New Roman"/>
        </w:rPr>
        <w:t xml:space="preserve"> be different for each</w:t>
      </w:r>
      <w:r w:rsidR="002E7E5D" w:rsidRPr="00982A91">
        <w:rPr>
          <w:rFonts w:ascii="Times New Roman" w:eastAsia="Times New Roman" w:hAnsi="Times New Roman" w:cs="Times New Roman"/>
        </w:rPr>
        <w:t xml:space="preserve"> </w:t>
      </w:r>
      <w:r w:rsidR="00751E4D" w:rsidRPr="00982A91">
        <w:rPr>
          <w:rFonts w:ascii="Times New Roman" w:eastAsia="Times New Roman" w:hAnsi="Times New Roman" w:cs="Times New Roman"/>
        </w:rPr>
        <w:t>neighborhood,</w:t>
      </w:r>
      <w:r w:rsidR="004A71E6" w:rsidRPr="00982A91">
        <w:rPr>
          <w:rFonts w:ascii="Times New Roman" w:eastAsia="Times New Roman" w:hAnsi="Times New Roman" w:cs="Times New Roman"/>
        </w:rPr>
        <w:t xml:space="preserve"> we will compare the ANOVA tables of </w:t>
      </w:r>
      <w:r w:rsidR="714C851F" w:rsidRPr="00982A91">
        <w:rPr>
          <w:rFonts w:ascii="Times New Roman" w:eastAsia="Times New Roman" w:hAnsi="Times New Roman" w:cs="Times New Roman"/>
        </w:rPr>
        <w:t>our models with Neighborhood as an indicator variable versus an interaction variable</w:t>
      </w:r>
      <w:r w:rsidR="004A71E6" w:rsidRPr="00982A91">
        <w:rPr>
          <w:rFonts w:ascii="Times New Roman" w:eastAsia="Times New Roman" w:hAnsi="Times New Roman" w:cs="Times New Roman"/>
        </w:rPr>
        <w:t xml:space="preserve"> which we can see in </w:t>
      </w:r>
      <w:hyperlink w:anchor="Graphic_13" w:history="1">
        <w:r w:rsidR="004A71E6" w:rsidRPr="00982A91">
          <w:rPr>
            <w:rStyle w:val="Hyperlink"/>
            <w:rFonts w:ascii="Times New Roman" w:eastAsia="Times New Roman" w:hAnsi="Times New Roman" w:cs="Times New Roman"/>
          </w:rPr>
          <w:t xml:space="preserve">graphics </w:t>
        </w:r>
        <w:r w:rsidR="00751E4D" w:rsidRPr="00982A91">
          <w:rPr>
            <w:rStyle w:val="Hyperlink"/>
            <w:rFonts w:ascii="Times New Roman" w:eastAsia="Times New Roman" w:hAnsi="Times New Roman" w:cs="Times New Roman"/>
          </w:rPr>
          <w:t>13 and 14</w:t>
        </w:r>
      </w:hyperlink>
      <w:r w:rsidR="00751E4D" w:rsidRPr="00982A91">
        <w:rPr>
          <w:rFonts w:ascii="Times New Roman" w:eastAsia="Times New Roman" w:hAnsi="Times New Roman" w:cs="Times New Roman"/>
        </w:rPr>
        <w:t xml:space="preserve">. We built our own ANOVA which is seen in </w:t>
      </w:r>
      <w:hyperlink w:anchor="Graphic_16" w:history="1">
        <w:r w:rsidR="00751E4D" w:rsidRPr="00982A91">
          <w:rPr>
            <w:rStyle w:val="Hyperlink"/>
            <w:rFonts w:ascii="Times New Roman" w:eastAsia="Times New Roman" w:hAnsi="Times New Roman" w:cs="Times New Roman"/>
          </w:rPr>
          <w:t>graphic 16</w:t>
        </w:r>
      </w:hyperlink>
      <w:r w:rsidR="00751E4D" w:rsidRPr="00982A91">
        <w:rPr>
          <w:rFonts w:ascii="Times New Roman" w:eastAsia="Times New Roman" w:hAnsi="Times New Roman" w:cs="Times New Roman"/>
        </w:rPr>
        <w:t xml:space="preserve"> and </w:t>
      </w:r>
      <w:r w:rsidR="714C851F" w:rsidRPr="00982A91">
        <w:rPr>
          <w:rFonts w:ascii="Times New Roman" w:eastAsia="Times New Roman" w:hAnsi="Times New Roman" w:cs="Times New Roman"/>
        </w:rPr>
        <w:t>we found that there is evidence that the slopes of the increase in sales price based on Neighborhoods and Square footage is not 0 (p-value = 0.000214)</w:t>
      </w:r>
    </w:p>
    <w:p w14:paraId="4DB939E1" w14:textId="049E855B" w:rsidR="42A0FB5B" w:rsidRPr="00982A91" w:rsidRDefault="42A0FB5B" w:rsidP="00982A91">
      <w:pPr>
        <w:rPr>
          <w:rFonts w:ascii="Times New Roman" w:eastAsia="Times New Roman" w:hAnsi="Times New Roman" w:cs="Times New Roman"/>
        </w:rPr>
      </w:pPr>
      <w:r w:rsidRPr="00982A91">
        <w:rPr>
          <w:rFonts w:ascii="Times New Roman" w:eastAsia="Times New Roman" w:hAnsi="Times New Roman" w:cs="Times New Roman"/>
        </w:rPr>
        <w:t xml:space="preserve">After looking at various metrics we conclude </w:t>
      </w:r>
      <w:r w:rsidR="7B637C4A" w:rsidRPr="00982A91">
        <w:rPr>
          <w:rFonts w:ascii="Times New Roman" w:eastAsia="Times New Roman" w:hAnsi="Times New Roman" w:cs="Times New Roman"/>
        </w:rPr>
        <w:t>that</w:t>
      </w:r>
      <w:r w:rsidR="628D55A7" w:rsidRPr="00982A91">
        <w:rPr>
          <w:rFonts w:ascii="Times New Roman" w:eastAsia="Times New Roman" w:hAnsi="Times New Roman" w:cs="Times New Roman"/>
        </w:rPr>
        <w:t xml:space="preserve"> </w:t>
      </w:r>
      <w:r w:rsidRPr="00982A91">
        <w:rPr>
          <w:rFonts w:ascii="Times New Roman" w:eastAsia="Times New Roman" w:hAnsi="Times New Roman" w:cs="Times New Roman"/>
        </w:rPr>
        <w:t xml:space="preserve">Sales Price and its relationship to </w:t>
      </w:r>
      <w:r w:rsidR="15AA734E" w:rsidRPr="00982A91">
        <w:rPr>
          <w:rFonts w:ascii="Times New Roman" w:eastAsia="Times New Roman" w:hAnsi="Times New Roman" w:cs="Times New Roman"/>
        </w:rPr>
        <w:t xml:space="preserve">square footage depends on the neighborhood and the change of sales prices dependent on the square footage is not equal for each neighborhood </w:t>
      </w:r>
    </w:p>
    <w:p w14:paraId="0CB8F448" w14:textId="3EB2DD91" w:rsidR="1A46B80A" w:rsidRPr="00982A91" w:rsidRDefault="19C285E8" w:rsidP="00982A91">
      <w:pPr>
        <w:pStyle w:val="Heading2"/>
        <w:spacing w:before="0" w:after="160"/>
        <w:jc w:val="center"/>
        <w:rPr>
          <w:rFonts w:ascii="Times New Roman" w:eastAsia="Times New Roman" w:hAnsi="Times New Roman" w:cs="Times New Roman"/>
          <w:b/>
          <w:bCs/>
          <w:color w:val="auto"/>
          <w:sz w:val="22"/>
          <w:szCs w:val="22"/>
        </w:rPr>
      </w:pPr>
      <w:r w:rsidRPr="00982A91">
        <w:rPr>
          <w:rFonts w:ascii="Times New Roman" w:eastAsia="Times New Roman" w:hAnsi="Times New Roman" w:cs="Times New Roman"/>
          <w:b/>
          <w:bCs/>
          <w:color w:val="auto"/>
          <w:sz w:val="22"/>
          <w:szCs w:val="22"/>
        </w:rPr>
        <w:t xml:space="preserve">Parameters </w:t>
      </w:r>
    </w:p>
    <w:p w14:paraId="4523CCE6" w14:textId="3B0461D0" w:rsidR="001905E0" w:rsidRPr="00982A91" w:rsidRDefault="001905E0" w:rsidP="00982A91">
      <w:pPr>
        <w:rPr>
          <w:rFonts w:ascii="Times New Roman" w:eastAsia="Times New Roman" w:hAnsi="Times New Roman" w:cs="Times New Roman"/>
        </w:rPr>
      </w:pPr>
      <w:r w:rsidRPr="00982A91">
        <w:rPr>
          <w:rFonts w:ascii="Times New Roman" w:eastAsia="Times New Roman" w:hAnsi="Times New Roman" w:cs="Times New Roman"/>
        </w:rPr>
        <w:t xml:space="preserve">Looking at </w:t>
      </w:r>
      <w:hyperlink w:anchor="Graphic_11" w:history="1">
        <w:r w:rsidRPr="00982A91">
          <w:rPr>
            <w:rStyle w:val="Hyperlink"/>
            <w:rFonts w:ascii="Times New Roman" w:eastAsia="Times New Roman" w:hAnsi="Times New Roman" w:cs="Times New Roman"/>
          </w:rPr>
          <w:t>graphic 11</w:t>
        </w:r>
      </w:hyperlink>
      <w:r w:rsidRPr="00982A91">
        <w:rPr>
          <w:rFonts w:ascii="Times New Roman" w:eastAsia="Times New Roman" w:hAnsi="Times New Roman" w:cs="Times New Roman"/>
        </w:rPr>
        <w:t xml:space="preserve"> and </w:t>
      </w:r>
      <w:hyperlink w:anchor="Graphic_17" w:history="1">
        <w:r w:rsidRPr="00982A91">
          <w:rPr>
            <w:rStyle w:val="Hyperlink"/>
            <w:rFonts w:ascii="Times New Roman" w:eastAsia="Times New Roman" w:hAnsi="Times New Roman" w:cs="Times New Roman"/>
          </w:rPr>
          <w:t>graphic 17</w:t>
        </w:r>
      </w:hyperlink>
      <w:r w:rsidRPr="00982A91">
        <w:rPr>
          <w:rFonts w:ascii="Times New Roman" w:eastAsia="Times New Roman" w:hAnsi="Times New Roman" w:cs="Times New Roman"/>
        </w:rPr>
        <w:t>, we can see the parameter estimates</w:t>
      </w:r>
      <w:r w:rsidR="009E5355" w:rsidRPr="00982A91">
        <w:rPr>
          <w:rFonts w:ascii="Times New Roman" w:eastAsia="Times New Roman" w:hAnsi="Times New Roman" w:cs="Times New Roman"/>
        </w:rPr>
        <w:t xml:space="preserve"> and their confidence intervals</w:t>
      </w:r>
      <w:r w:rsidRPr="00982A91">
        <w:rPr>
          <w:rFonts w:ascii="Times New Roman" w:eastAsia="Times New Roman" w:hAnsi="Times New Roman" w:cs="Times New Roman"/>
        </w:rPr>
        <w:t xml:space="preserve"> for </w:t>
      </w:r>
      <w:r w:rsidR="00CC63FF" w:rsidRPr="00982A91">
        <w:rPr>
          <w:rFonts w:ascii="Times New Roman" w:eastAsia="Times New Roman" w:hAnsi="Times New Roman" w:cs="Times New Roman"/>
        </w:rPr>
        <w:t xml:space="preserve">our </w:t>
      </w:r>
      <w:r w:rsidR="008D2B8A" w:rsidRPr="00982A91">
        <w:rPr>
          <w:rFonts w:ascii="Times New Roman" w:eastAsia="Times New Roman" w:hAnsi="Times New Roman" w:cs="Times New Roman"/>
        </w:rPr>
        <w:t xml:space="preserve">model that </w:t>
      </w:r>
      <w:r w:rsidR="009E5355" w:rsidRPr="00982A91">
        <w:rPr>
          <w:rFonts w:ascii="Times New Roman" w:eastAsia="Times New Roman" w:hAnsi="Times New Roman" w:cs="Times New Roman"/>
        </w:rPr>
        <w:t>has</w:t>
      </w:r>
      <w:r w:rsidR="008D2B8A" w:rsidRPr="00982A91">
        <w:rPr>
          <w:rFonts w:ascii="Times New Roman" w:eastAsia="Times New Roman" w:hAnsi="Times New Roman" w:cs="Times New Roman"/>
        </w:rPr>
        <w:t xml:space="preserve"> an interaction variable</w:t>
      </w:r>
      <w:r w:rsidR="009E5355" w:rsidRPr="00982A91">
        <w:rPr>
          <w:rFonts w:ascii="Times New Roman" w:eastAsia="Times New Roman" w:hAnsi="Times New Roman" w:cs="Times New Roman"/>
        </w:rPr>
        <w:t xml:space="preserve">. </w:t>
      </w:r>
      <w:r w:rsidR="00B51D9C" w:rsidRPr="00982A91">
        <w:rPr>
          <w:rFonts w:ascii="Times New Roman" w:eastAsia="Times New Roman" w:hAnsi="Times New Roman" w:cs="Times New Roman"/>
        </w:rPr>
        <w:t xml:space="preserve">The following are the interpretations of the estimates and intervals: </w:t>
      </w:r>
    </w:p>
    <w:p w14:paraId="598DA198" w14:textId="0BFB3028" w:rsidR="320BCDC8" w:rsidRPr="00982A91" w:rsidRDefault="320BCDC8" w:rsidP="005F169A">
      <w:pPr>
        <w:spacing w:after="0"/>
        <w:rPr>
          <w:rFonts w:ascii="Times New Roman" w:eastAsia="Times New Roman" w:hAnsi="Times New Roman" w:cs="Times New Roman"/>
        </w:rPr>
      </w:pPr>
      <w:r w:rsidRPr="00982A91">
        <w:rPr>
          <w:rFonts w:ascii="Times New Roman" w:eastAsia="Times New Roman" w:hAnsi="Times New Roman" w:cs="Times New Roman"/>
        </w:rPr>
        <w:t>N</w:t>
      </w:r>
      <w:r w:rsidR="7D9F8773" w:rsidRPr="00982A91">
        <w:rPr>
          <w:rFonts w:ascii="Times New Roman" w:eastAsia="Times New Roman" w:hAnsi="Times New Roman" w:cs="Times New Roman"/>
        </w:rPr>
        <w:t>eighborhood</w:t>
      </w:r>
      <w:r w:rsidR="7E2466A8" w:rsidRPr="00982A91">
        <w:rPr>
          <w:rFonts w:ascii="Times New Roman" w:eastAsia="Times New Roman" w:hAnsi="Times New Roman" w:cs="Times New Roman"/>
        </w:rPr>
        <w:t xml:space="preserve"> </w:t>
      </w:r>
      <w:proofErr w:type="spellStart"/>
      <w:r w:rsidR="7D9F8773" w:rsidRPr="00982A91">
        <w:rPr>
          <w:rFonts w:ascii="Times New Roman" w:eastAsia="Times New Roman" w:hAnsi="Times New Roman" w:cs="Times New Roman"/>
        </w:rPr>
        <w:t>BrkSide</w:t>
      </w:r>
      <w:proofErr w:type="spellEnd"/>
      <w:r w:rsidR="7D9F8773" w:rsidRPr="00982A91">
        <w:rPr>
          <w:rFonts w:ascii="Times New Roman" w:eastAsia="Times New Roman" w:hAnsi="Times New Roman" w:cs="Times New Roman"/>
        </w:rPr>
        <w:t>:</w:t>
      </w:r>
    </w:p>
    <w:p w14:paraId="7A594449" w14:textId="55F3C2FD" w:rsidR="044DA24F" w:rsidRPr="00982A91" w:rsidRDefault="044DA24F" w:rsidP="00982A91">
      <w:pPr>
        <w:pStyle w:val="ListParagraph"/>
        <w:numPr>
          <w:ilvl w:val="0"/>
          <w:numId w:val="3"/>
        </w:numPr>
        <w:rPr>
          <w:rFonts w:ascii="Times New Roman" w:eastAsia="Times New Roman" w:hAnsi="Times New Roman" w:cs="Times New Roman"/>
        </w:rPr>
      </w:pPr>
      <w:r w:rsidRPr="00982A91">
        <w:rPr>
          <w:rFonts w:ascii="Times New Roman" w:eastAsia="Times New Roman" w:hAnsi="Times New Roman" w:cs="Times New Roman"/>
        </w:rPr>
        <w:t>Log (Sale Price) = 5.91292 + 0.81</w:t>
      </w:r>
      <w:r w:rsidR="33BD5D55" w:rsidRPr="00982A91">
        <w:rPr>
          <w:rFonts w:ascii="Times New Roman" w:eastAsia="Times New Roman" w:hAnsi="Times New Roman" w:cs="Times New Roman"/>
        </w:rPr>
        <w:t xml:space="preserve">965 * </w:t>
      </w:r>
      <w:proofErr w:type="gramStart"/>
      <w:r w:rsidR="48AABE21" w:rsidRPr="00982A91">
        <w:rPr>
          <w:rFonts w:ascii="Times New Roman" w:eastAsia="Times New Roman" w:hAnsi="Times New Roman" w:cs="Times New Roman"/>
        </w:rPr>
        <w:t>Lo</w:t>
      </w:r>
      <w:r w:rsidR="689AA05D" w:rsidRPr="00982A91">
        <w:rPr>
          <w:rFonts w:ascii="Times New Roman" w:eastAsia="Times New Roman" w:hAnsi="Times New Roman" w:cs="Times New Roman"/>
        </w:rPr>
        <w:t>g(</w:t>
      </w:r>
      <w:proofErr w:type="spellStart"/>
      <w:proofErr w:type="gramEnd"/>
      <w:r w:rsidR="33BD5D55" w:rsidRPr="00982A91">
        <w:rPr>
          <w:rFonts w:ascii="Times New Roman" w:eastAsia="Times New Roman" w:hAnsi="Times New Roman" w:cs="Times New Roman"/>
        </w:rPr>
        <w:t>GrLivArea</w:t>
      </w:r>
      <w:proofErr w:type="spellEnd"/>
      <w:r w:rsidR="48497AC1" w:rsidRPr="00982A91">
        <w:rPr>
          <w:rFonts w:ascii="Times New Roman" w:eastAsia="Times New Roman" w:hAnsi="Times New Roman" w:cs="Times New Roman"/>
        </w:rPr>
        <w:t>)</w:t>
      </w:r>
    </w:p>
    <w:p w14:paraId="090A68A4" w14:textId="4A8F038F" w:rsidR="54BF8681" w:rsidRPr="00982A91" w:rsidRDefault="54BF8681" w:rsidP="00982A91">
      <w:pPr>
        <w:pStyle w:val="ListParagraph"/>
        <w:numPr>
          <w:ilvl w:val="0"/>
          <w:numId w:val="3"/>
        </w:numPr>
        <w:rPr>
          <w:rFonts w:ascii="Times New Roman" w:eastAsia="Times New Roman" w:hAnsi="Times New Roman" w:cs="Times New Roman"/>
        </w:rPr>
      </w:pPr>
      <w:r w:rsidRPr="00982A91">
        <w:rPr>
          <w:rFonts w:ascii="Times New Roman" w:eastAsia="Times New Roman" w:hAnsi="Times New Roman" w:cs="Times New Roman"/>
        </w:rPr>
        <w:t xml:space="preserve">Every time the square footage of the living area doubles, there is an estimated multiplicative increase of 1.76497775436 (about 76.5% increase) in the median Sale Price. </w:t>
      </w:r>
    </w:p>
    <w:p w14:paraId="0FAFDE91" w14:textId="750E955D" w:rsidR="5931D4B0" w:rsidRPr="00982A91" w:rsidRDefault="5931D4B0" w:rsidP="00982A91">
      <w:pPr>
        <w:pStyle w:val="ListParagraph"/>
        <w:numPr>
          <w:ilvl w:val="0"/>
          <w:numId w:val="3"/>
        </w:numPr>
        <w:rPr>
          <w:rFonts w:ascii="Times New Roman" w:eastAsia="Times New Roman" w:hAnsi="Times New Roman" w:cs="Times New Roman"/>
        </w:rPr>
      </w:pPr>
      <w:r w:rsidRPr="00982A91">
        <w:rPr>
          <w:rFonts w:ascii="Times New Roman" w:eastAsia="Times New Roman" w:hAnsi="Times New Roman" w:cs="Times New Roman"/>
        </w:rPr>
        <w:t xml:space="preserve">Every time the square footage of the living area doubles, the estimated multiplicative increase in median Sales Price for </w:t>
      </w:r>
      <w:proofErr w:type="spellStart"/>
      <w:r w:rsidRPr="00982A91">
        <w:rPr>
          <w:rFonts w:ascii="Times New Roman" w:eastAsia="Times New Roman" w:hAnsi="Times New Roman" w:cs="Times New Roman"/>
        </w:rPr>
        <w:t>Brookeside</w:t>
      </w:r>
      <w:proofErr w:type="spellEnd"/>
      <w:r w:rsidRPr="00982A91">
        <w:rPr>
          <w:rFonts w:ascii="Times New Roman" w:eastAsia="Times New Roman" w:hAnsi="Times New Roman" w:cs="Times New Roman"/>
        </w:rPr>
        <w:t xml:space="preserve"> is between </w:t>
      </w:r>
      <w:r w:rsidR="76709393" w:rsidRPr="00982A91">
        <w:rPr>
          <w:rFonts w:ascii="Times New Roman" w:eastAsia="Times New Roman" w:hAnsi="Times New Roman" w:cs="Times New Roman"/>
        </w:rPr>
        <w:t>1.60081478829</w:t>
      </w:r>
      <w:r w:rsidRPr="00982A91">
        <w:rPr>
          <w:rFonts w:ascii="Times New Roman" w:eastAsia="Times New Roman" w:hAnsi="Times New Roman" w:cs="Times New Roman"/>
        </w:rPr>
        <w:t xml:space="preserve"> and </w:t>
      </w:r>
      <w:r w:rsidR="4E893E78" w:rsidRPr="00982A91">
        <w:rPr>
          <w:rFonts w:ascii="Times New Roman" w:eastAsia="Times New Roman" w:hAnsi="Times New Roman" w:cs="Times New Roman"/>
        </w:rPr>
        <w:t>1.94597031156</w:t>
      </w:r>
      <w:r w:rsidRPr="00982A91">
        <w:rPr>
          <w:rFonts w:ascii="Times New Roman" w:eastAsia="Times New Roman" w:hAnsi="Times New Roman" w:cs="Times New Roman"/>
        </w:rPr>
        <w:t>.</w:t>
      </w:r>
    </w:p>
    <w:p w14:paraId="17A560BE" w14:textId="1170F60B" w:rsidR="10D7D819" w:rsidRPr="00982A91" w:rsidRDefault="10D7D819" w:rsidP="00982A91">
      <w:pPr>
        <w:pStyle w:val="ListParagraph"/>
        <w:numPr>
          <w:ilvl w:val="0"/>
          <w:numId w:val="3"/>
        </w:numPr>
        <w:rPr>
          <w:rFonts w:ascii="Times New Roman" w:eastAsia="Times New Roman" w:hAnsi="Times New Roman" w:cs="Times New Roman"/>
        </w:rPr>
      </w:pPr>
      <w:r w:rsidRPr="00982A91">
        <w:rPr>
          <w:rFonts w:ascii="Times New Roman" w:eastAsia="Times New Roman" w:hAnsi="Times New Roman" w:cs="Times New Roman"/>
        </w:rPr>
        <w:t>When the square footage of the living area is 0</w:t>
      </w:r>
      <w:r w:rsidR="54BF8681" w:rsidRPr="00982A91">
        <w:rPr>
          <w:rFonts w:ascii="Times New Roman" w:eastAsia="Times New Roman" w:hAnsi="Times New Roman" w:cs="Times New Roman"/>
        </w:rPr>
        <w:t xml:space="preserve">, the estimated median </w:t>
      </w:r>
      <w:proofErr w:type="spellStart"/>
      <w:r w:rsidR="54BF8681" w:rsidRPr="00982A91">
        <w:rPr>
          <w:rFonts w:ascii="Times New Roman" w:eastAsia="Times New Roman" w:hAnsi="Times New Roman" w:cs="Times New Roman"/>
        </w:rPr>
        <w:t>SalePrice</w:t>
      </w:r>
      <w:proofErr w:type="spellEnd"/>
      <w:r w:rsidR="54BF8681" w:rsidRPr="00982A91">
        <w:rPr>
          <w:rFonts w:ascii="Times New Roman" w:eastAsia="Times New Roman" w:hAnsi="Times New Roman" w:cs="Times New Roman"/>
        </w:rPr>
        <w:t xml:space="preserve"> 369.78435.</w:t>
      </w:r>
    </w:p>
    <w:p w14:paraId="41BFCED6" w14:textId="1925CFE1" w:rsidR="12CD768F" w:rsidRPr="00982A91" w:rsidRDefault="12CD768F" w:rsidP="00982A91">
      <w:pPr>
        <w:pStyle w:val="ListParagraph"/>
        <w:numPr>
          <w:ilvl w:val="0"/>
          <w:numId w:val="3"/>
        </w:numPr>
        <w:rPr>
          <w:rFonts w:ascii="Times New Roman" w:eastAsia="Times New Roman" w:hAnsi="Times New Roman" w:cs="Times New Roman"/>
        </w:rPr>
      </w:pPr>
      <w:r w:rsidRPr="00982A91">
        <w:rPr>
          <w:rFonts w:ascii="Times New Roman" w:eastAsia="Times New Roman" w:hAnsi="Times New Roman" w:cs="Times New Roman"/>
        </w:rPr>
        <w:t>When the square footage of the living area is 0</w:t>
      </w:r>
      <w:r w:rsidR="09F7C90E" w:rsidRPr="00982A91">
        <w:rPr>
          <w:rFonts w:ascii="Times New Roman" w:eastAsia="Times New Roman" w:hAnsi="Times New Roman" w:cs="Times New Roman"/>
        </w:rPr>
        <w:t xml:space="preserve">., the estimated median Sale Price is between </w:t>
      </w:r>
      <w:r w:rsidR="22C13551" w:rsidRPr="00982A91">
        <w:rPr>
          <w:rFonts w:ascii="Times New Roman" w:eastAsia="Times New Roman" w:hAnsi="Times New Roman" w:cs="Times New Roman"/>
        </w:rPr>
        <w:t>137.10639085</w:t>
      </w:r>
      <w:r w:rsidR="09F7C90E" w:rsidRPr="00982A91">
        <w:rPr>
          <w:rFonts w:ascii="Times New Roman" w:eastAsia="Times New Roman" w:hAnsi="Times New Roman" w:cs="Times New Roman"/>
        </w:rPr>
        <w:t xml:space="preserve"> and </w:t>
      </w:r>
      <w:r w:rsidR="265EB06F" w:rsidRPr="00982A91">
        <w:rPr>
          <w:rFonts w:ascii="Times New Roman" w:eastAsia="Times New Roman" w:hAnsi="Times New Roman" w:cs="Times New Roman"/>
        </w:rPr>
        <w:t>997.332584908</w:t>
      </w:r>
      <w:r w:rsidR="09F7C90E" w:rsidRPr="00982A91">
        <w:rPr>
          <w:rFonts w:ascii="Times New Roman" w:eastAsia="Times New Roman" w:hAnsi="Times New Roman" w:cs="Times New Roman"/>
        </w:rPr>
        <w:t xml:space="preserve"> in Brookside neighborhood.</w:t>
      </w:r>
    </w:p>
    <w:p w14:paraId="0B692561" w14:textId="7947C24C" w:rsidR="699F13EA" w:rsidRPr="00982A91" w:rsidRDefault="699F13EA" w:rsidP="005F169A">
      <w:pPr>
        <w:spacing w:after="0"/>
        <w:rPr>
          <w:rFonts w:ascii="Times New Roman" w:eastAsia="Times New Roman" w:hAnsi="Times New Roman" w:cs="Times New Roman"/>
        </w:rPr>
      </w:pPr>
      <w:r w:rsidRPr="00982A91">
        <w:rPr>
          <w:rFonts w:ascii="Times New Roman" w:eastAsia="Times New Roman" w:hAnsi="Times New Roman" w:cs="Times New Roman"/>
        </w:rPr>
        <w:t>N</w:t>
      </w:r>
      <w:r w:rsidR="7D9F8773" w:rsidRPr="00982A91">
        <w:rPr>
          <w:rFonts w:ascii="Times New Roman" w:eastAsia="Times New Roman" w:hAnsi="Times New Roman" w:cs="Times New Roman"/>
        </w:rPr>
        <w:t>eighborhood N</w:t>
      </w:r>
      <w:r w:rsidR="1240E0F1" w:rsidRPr="00982A91">
        <w:rPr>
          <w:rFonts w:ascii="Times New Roman" w:eastAsia="Times New Roman" w:hAnsi="Times New Roman" w:cs="Times New Roman"/>
        </w:rPr>
        <w:t>orth A</w:t>
      </w:r>
      <w:r w:rsidR="7D9F8773" w:rsidRPr="00982A91">
        <w:rPr>
          <w:rFonts w:ascii="Times New Roman" w:eastAsia="Times New Roman" w:hAnsi="Times New Roman" w:cs="Times New Roman"/>
        </w:rPr>
        <w:t>mes:</w:t>
      </w:r>
    </w:p>
    <w:p w14:paraId="0A217F5B" w14:textId="1B4B7E2C" w:rsidR="4D00CBF6" w:rsidRPr="00982A91" w:rsidRDefault="4D00CBF6" w:rsidP="00982A91">
      <w:pPr>
        <w:pStyle w:val="ListParagraph"/>
        <w:numPr>
          <w:ilvl w:val="0"/>
          <w:numId w:val="2"/>
        </w:numPr>
        <w:rPr>
          <w:rFonts w:ascii="Times New Roman" w:eastAsia="Times New Roman" w:hAnsi="Times New Roman" w:cs="Times New Roman"/>
        </w:rPr>
      </w:pPr>
      <w:r w:rsidRPr="00982A91">
        <w:rPr>
          <w:rFonts w:ascii="Times New Roman" w:eastAsia="Times New Roman" w:hAnsi="Times New Roman" w:cs="Times New Roman"/>
        </w:rPr>
        <w:t xml:space="preserve">Log (Sale Price) = </w:t>
      </w:r>
      <w:r w:rsidRPr="00982A91">
        <w:rPr>
          <w:rFonts w:ascii="Times New Roman" w:eastAsia="Times New Roman" w:hAnsi="Times New Roman" w:cs="Times New Roman"/>
          <w:color w:val="000000" w:themeColor="text1"/>
        </w:rPr>
        <w:t>8.49273</w:t>
      </w:r>
      <w:r w:rsidRPr="00982A91">
        <w:rPr>
          <w:rFonts w:ascii="Times New Roman" w:eastAsia="Times New Roman" w:hAnsi="Times New Roman" w:cs="Times New Roman"/>
        </w:rPr>
        <w:t xml:space="preserve"> + </w:t>
      </w:r>
      <w:r w:rsidRPr="00982A91">
        <w:rPr>
          <w:rFonts w:ascii="Times New Roman" w:eastAsia="Times New Roman" w:hAnsi="Times New Roman" w:cs="Times New Roman"/>
          <w:color w:val="000000" w:themeColor="text1"/>
        </w:rPr>
        <w:t>0.47303</w:t>
      </w:r>
      <w:r w:rsidRPr="00982A91">
        <w:rPr>
          <w:rFonts w:ascii="Times New Roman" w:eastAsia="Times New Roman" w:hAnsi="Times New Roman" w:cs="Times New Roman"/>
        </w:rPr>
        <w:t xml:space="preserve"> * </w:t>
      </w:r>
      <w:proofErr w:type="spellStart"/>
      <w:r w:rsidRPr="00982A91">
        <w:rPr>
          <w:rFonts w:ascii="Times New Roman" w:eastAsia="Times New Roman" w:hAnsi="Times New Roman" w:cs="Times New Roman"/>
        </w:rPr>
        <w:t>GrLivArea</w:t>
      </w:r>
      <w:proofErr w:type="spellEnd"/>
    </w:p>
    <w:p w14:paraId="156A7D80" w14:textId="19984D50" w:rsidR="45DBDA99" w:rsidRPr="00982A91" w:rsidRDefault="45DBDA99" w:rsidP="00982A91">
      <w:pPr>
        <w:pStyle w:val="ListParagraph"/>
        <w:numPr>
          <w:ilvl w:val="0"/>
          <w:numId w:val="2"/>
        </w:numPr>
        <w:rPr>
          <w:rFonts w:ascii="Times New Roman" w:eastAsia="Times New Roman" w:hAnsi="Times New Roman" w:cs="Times New Roman"/>
        </w:rPr>
      </w:pPr>
      <w:r w:rsidRPr="00982A91">
        <w:rPr>
          <w:rFonts w:ascii="Times New Roman" w:eastAsia="Times New Roman" w:hAnsi="Times New Roman" w:cs="Times New Roman"/>
        </w:rPr>
        <w:t xml:space="preserve">Every time the square footage of the living area doubles, there is an estimated multiplicative increase of 1.38802158181, (about 38.8% increase) in the median Sale Price. </w:t>
      </w:r>
    </w:p>
    <w:p w14:paraId="67D1E904" w14:textId="5D23AA72" w:rsidR="014ADFBD" w:rsidRPr="00982A91" w:rsidRDefault="014ADFBD" w:rsidP="00982A91">
      <w:pPr>
        <w:pStyle w:val="ListParagraph"/>
        <w:numPr>
          <w:ilvl w:val="0"/>
          <w:numId w:val="2"/>
        </w:numPr>
        <w:rPr>
          <w:rFonts w:ascii="Times New Roman" w:eastAsia="Times New Roman" w:hAnsi="Times New Roman" w:cs="Times New Roman"/>
        </w:rPr>
      </w:pPr>
      <w:r w:rsidRPr="00982A91">
        <w:rPr>
          <w:rFonts w:ascii="Times New Roman" w:eastAsia="Times New Roman" w:hAnsi="Times New Roman" w:cs="Times New Roman"/>
        </w:rPr>
        <w:lastRenderedPageBreak/>
        <w:t xml:space="preserve">Every time the square footage of the living area doubles, the estimated multiplicative increase in median Sales Price for North Ames is between </w:t>
      </w:r>
      <w:r w:rsidR="49776D02" w:rsidRPr="00982A91">
        <w:rPr>
          <w:rFonts w:ascii="Times New Roman" w:eastAsia="Times New Roman" w:hAnsi="Times New Roman" w:cs="Times New Roman"/>
        </w:rPr>
        <w:t xml:space="preserve">1.12147868454 </w:t>
      </w:r>
      <w:r w:rsidRPr="00982A91">
        <w:rPr>
          <w:rFonts w:ascii="Times New Roman" w:eastAsia="Times New Roman" w:hAnsi="Times New Roman" w:cs="Times New Roman"/>
        </w:rPr>
        <w:t>and</w:t>
      </w:r>
      <w:r w:rsidR="31A467B6" w:rsidRPr="00982A91">
        <w:rPr>
          <w:rFonts w:ascii="Times New Roman" w:eastAsia="Times New Roman" w:hAnsi="Times New Roman" w:cs="Times New Roman"/>
        </w:rPr>
        <w:t xml:space="preserve"> 1.71789873926</w:t>
      </w:r>
      <w:r w:rsidRPr="00982A91">
        <w:rPr>
          <w:rFonts w:ascii="Times New Roman" w:eastAsia="Times New Roman" w:hAnsi="Times New Roman" w:cs="Times New Roman"/>
        </w:rPr>
        <w:t>.</w:t>
      </w:r>
    </w:p>
    <w:p w14:paraId="447ABD67" w14:textId="03CD677A" w:rsidR="45DBDA99" w:rsidRPr="00982A91" w:rsidRDefault="45DBDA99" w:rsidP="00982A91">
      <w:pPr>
        <w:pStyle w:val="ListParagraph"/>
        <w:numPr>
          <w:ilvl w:val="0"/>
          <w:numId w:val="2"/>
        </w:numPr>
        <w:rPr>
          <w:rFonts w:ascii="Times New Roman" w:eastAsia="Times New Roman" w:hAnsi="Times New Roman" w:cs="Times New Roman"/>
        </w:rPr>
      </w:pPr>
      <w:r w:rsidRPr="00982A91">
        <w:rPr>
          <w:rFonts w:ascii="Times New Roman" w:eastAsia="Times New Roman" w:hAnsi="Times New Roman" w:cs="Times New Roman"/>
        </w:rPr>
        <w:t xml:space="preserve">When the square footage of the living area is 0, the estimated median </w:t>
      </w:r>
      <w:proofErr w:type="spellStart"/>
      <w:r w:rsidRPr="00982A91">
        <w:rPr>
          <w:rFonts w:ascii="Times New Roman" w:eastAsia="Times New Roman" w:hAnsi="Times New Roman" w:cs="Times New Roman"/>
        </w:rPr>
        <w:t>SalePrice</w:t>
      </w:r>
      <w:proofErr w:type="spellEnd"/>
      <w:r w:rsidRPr="00982A91">
        <w:rPr>
          <w:rFonts w:ascii="Times New Roman" w:eastAsia="Times New Roman" w:hAnsi="Times New Roman" w:cs="Times New Roman"/>
        </w:rPr>
        <w:t xml:space="preserve"> </w:t>
      </w:r>
      <w:proofErr w:type="gramStart"/>
      <w:r w:rsidRPr="00982A91">
        <w:rPr>
          <w:rFonts w:ascii="Times New Roman" w:eastAsia="Times New Roman" w:hAnsi="Times New Roman" w:cs="Times New Roman"/>
        </w:rPr>
        <w:t>4879.16803655 .</w:t>
      </w:r>
      <w:proofErr w:type="gramEnd"/>
    </w:p>
    <w:p w14:paraId="4D2A9F8E" w14:textId="1C6D61EE" w:rsidR="20AA0E2F" w:rsidRPr="00982A91" w:rsidRDefault="7B909565" w:rsidP="00982A91">
      <w:pPr>
        <w:pStyle w:val="ListParagraph"/>
        <w:numPr>
          <w:ilvl w:val="0"/>
          <w:numId w:val="2"/>
        </w:numPr>
        <w:rPr>
          <w:rFonts w:ascii="Times New Roman" w:eastAsia="Times New Roman" w:hAnsi="Times New Roman" w:cs="Times New Roman"/>
        </w:rPr>
      </w:pPr>
      <w:r w:rsidRPr="00982A91">
        <w:rPr>
          <w:rFonts w:ascii="Times New Roman" w:eastAsia="Times New Roman" w:hAnsi="Times New Roman" w:cs="Times New Roman"/>
        </w:rPr>
        <w:t xml:space="preserve">When the square footage of the living area is 0, the estimated median Sale Price is between </w:t>
      </w:r>
      <w:r w:rsidR="6744F161" w:rsidRPr="00982A91">
        <w:rPr>
          <w:rFonts w:ascii="Times New Roman" w:eastAsia="Times New Roman" w:hAnsi="Times New Roman" w:cs="Times New Roman"/>
        </w:rPr>
        <w:t>556.146417272</w:t>
      </w:r>
      <w:r w:rsidRPr="00982A91">
        <w:rPr>
          <w:rFonts w:ascii="Times New Roman" w:eastAsia="Times New Roman" w:hAnsi="Times New Roman" w:cs="Times New Roman"/>
        </w:rPr>
        <w:t xml:space="preserve"> and </w:t>
      </w:r>
      <w:r w:rsidR="0AB5EE59" w:rsidRPr="00982A91">
        <w:rPr>
          <w:rFonts w:ascii="Times New Roman" w:eastAsia="Times New Roman" w:hAnsi="Times New Roman" w:cs="Times New Roman"/>
        </w:rPr>
        <w:t xml:space="preserve">42805.5779923 </w:t>
      </w:r>
      <w:r w:rsidRPr="00982A91">
        <w:rPr>
          <w:rFonts w:ascii="Times New Roman" w:eastAsia="Times New Roman" w:hAnsi="Times New Roman" w:cs="Times New Roman"/>
        </w:rPr>
        <w:t>in North Ames neighborhood.</w:t>
      </w:r>
    </w:p>
    <w:p w14:paraId="0AED0AFC" w14:textId="7BA37402" w:rsidR="7509CA90" w:rsidRPr="00982A91" w:rsidRDefault="7509CA90" w:rsidP="005F169A">
      <w:pPr>
        <w:spacing w:after="0"/>
        <w:rPr>
          <w:rFonts w:ascii="Times New Roman" w:eastAsia="Times New Roman" w:hAnsi="Times New Roman" w:cs="Times New Roman"/>
        </w:rPr>
      </w:pPr>
      <w:r w:rsidRPr="00982A91">
        <w:rPr>
          <w:rFonts w:ascii="Times New Roman" w:eastAsia="Times New Roman" w:hAnsi="Times New Roman" w:cs="Times New Roman"/>
        </w:rPr>
        <w:t>N</w:t>
      </w:r>
      <w:r w:rsidR="284FD89B" w:rsidRPr="00982A91">
        <w:rPr>
          <w:rFonts w:ascii="Times New Roman" w:eastAsia="Times New Roman" w:hAnsi="Times New Roman" w:cs="Times New Roman"/>
        </w:rPr>
        <w:t>eighborhood Edwards:</w:t>
      </w:r>
    </w:p>
    <w:p w14:paraId="0C01905A" w14:textId="525ED950" w:rsidR="4AA580FA" w:rsidRPr="00982A91" w:rsidRDefault="4AA580FA" w:rsidP="00982A91">
      <w:pPr>
        <w:pStyle w:val="ListParagraph"/>
        <w:numPr>
          <w:ilvl w:val="0"/>
          <w:numId w:val="1"/>
        </w:numPr>
        <w:rPr>
          <w:rFonts w:ascii="Times New Roman" w:eastAsia="Times New Roman" w:hAnsi="Times New Roman" w:cs="Times New Roman"/>
        </w:rPr>
      </w:pPr>
      <w:r w:rsidRPr="00982A91">
        <w:rPr>
          <w:rFonts w:ascii="Times New Roman" w:eastAsia="Times New Roman" w:hAnsi="Times New Roman" w:cs="Times New Roman"/>
        </w:rPr>
        <w:t xml:space="preserve">Log (Sale Price) = 8.00651 + 0.51965 * </w:t>
      </w:r>
      <w:proofErr w:type="spellStart"/>
      <w:r w:rsidRPr="00982A91">
        <w:rPr>
          <w:rFonts w:ascii="Times New Roman" w:eastAsia="Times New Roman" w:hAnsi="Times New Roman" w:cs="Times New Roman"/>
        </w:rPr>
        <w:t>GrLivArea</w:t>
      </w:r>
      <w:proofErr w:type="spellEnd"/>
    </w:p>
    <w:p w14:paraId="79518569" w14:textId="451D3E2D" w:rsidR="1562B344" w:rsidRPr="00982A91" w:rsidRDefault="1562B344" w:rsidP="00982A91">
      <w:pPr>
        <w:pStyle w:val="ListParagraph"/>
        <w:numPr>
          <w:ilvl w:val="0"/>
          <w:numId w:val="1"/>
        </w:numPr>
        <w:rPr>
          <w:rFonts w:ascii="Times New Roman" w:eastAsia="Times New Roman" w:hAnsi="Times New Roman" w:cs="Times New Roman"/>
        </w:rPr>
      </w:pPr>
      <w:r w:rsidRPr="00982A91">
        <w:rPr>
          <w:rFonts w:ascii="Times New Roman" w:eastAsia="Times New Roman" w:hAnsi="Times New Roman" w:cs="Times New Roman"/>
        </w:rPr>
        <w:t>Every time the square footage of the living area doubles</w:t>
      </w:r>
      <w:r w:rsidR="6685BCD4" w:rsidRPr="00982A91">
        <w:rPr>
          <w:rFonts w:ascii="Times New Roman" w:eastAsia="Times New Roman" w:hAnsi="Times New Roman" w:cs="Times New Roman"/>
        </w:rPr>
        <w:t>, there is an estimated multiplicative increase of 1.4336074105 (about 4</w:t>
      </w:r>
      <w:r w:rsidR="02AEBCAB" w:rsidRPr="00982A91">
        <w:rPr>
          <w:rFonts w:ascii="Times New Roman" w:eastAsia="Times New Roman" w:hAnsi="Times New Roman" w:cs="Times New Roman"/>
        </w:rPr>
        <w:t>3.36% increase)</w:t>
      </w:r>
      <w:r w:rsidR="6685BCD4" w:rsidRPr="00982A91">
        <w:rPr>
          <w:rFonts w:ascii="Times New Roman" w:eastAsia="Times New Roman" w:hAnsi="Times New Roman" w:cs="Times New Roman"/>
        </w:rPr>
        <w:t xml:space="preserve"> in the median Sale Price. </w:t>
      </w:r>
    </w:p>
    <w:p w14:paraId="1A047890" w14:textId="2699D7AC" w:rsidR="6685BCD4" w:rsidRPr="00982A91" w:rsidRDefault="6685BCD4" w:rsidP="00982A91">
      <w:pPr>
        <w:pStyle w:val="ListParagraph"/>
        <w:numPr>
          <w:ilvl w:val="0"/>
          <w:numId w:val="1"/>
        </w:numPr>
        <w:rPr>
          <w:rFonts w:ascii="Times New Roman" w:eastAsia="Times New Roman" w:hAnsi="Times New Roman" w:cs="Times New Roman"/>
        </w:rPr>
      </w:pPr>
      <w:r w:rsidRPr="00982A91">
        <w:rPr>
          <w:rFonts w:ascii="Times New Roman" w:eastAsia="Times New Roman" w:hAnsi="Times New Roman" w:cs="Times New Roman"/>
        </w:rPr>
        <w:t xml:space="preserve">When the square footage of the living area is 0, the estimated median </w:t>
      </w:r>
      <w:r w:rsidR="718F7B99" w:rsidRPr="00982A91">
        <w:rPr>
          <w:rFonts w:ascii="Times New Roman" w:eastAsia="Times New Roman" w:hAnsi="Times New Roman" w:cs="Times New Roman"/>
        </w:rPr>
        <w:t>Sale Price</w:t>
      </w:r>
      <w:r w:rsidRPr="00982A91">
        <w:rPr>
          <w:rFonts w:ascii="Times New Roman" w:eastAsia="Times New Roman" w:hAnsi="Times New Roman" w:cs="Times New Roman"/>
        </w:rPr>
        <w:t xml:space="preserve"> 3000.42732748. </w:t>
      </w:r>
    </w:p>
    <w:p w14:paraId="604FFB98" w14:textId="68812FC1" w:rsidR="5EDE9566" w:rsidRPr="00982A91" w:rsidRDefault="5EDE9566" w:rsidP="00982A91">
      <w:pPr>
        <w:pStyle w:val="ListParagraph"/>
        <w:numPr>
          <w:ilvl w:val="0"/>
          <w:numId w:val="1"/>
        </w:numPr>
        <w:rPr>
          <w:rFonts w:ascii="Times New Roman" w:eastAsia="Times New Roman" w:hAnsi="Times New Roman" w:cs="Times New Roman"/>
        </w:rPr>
      </w:pPr>
      <w:r w:rsidRPr="00982A91">
        <w:rPr>
          <w:rFonts w:ascii="Times New Roman" w:eastAsia="Times New Roman" w:hAnsi="Times New Roman" w:cs="Times New Roman"/>
        </w:rPr>
        <w:t xml:space="preserve">When the square footage of the living area is 0, the estimated median Sale Price is between </w:t>
      </w:r>
      <w:r w:rsidR="5EA6D454" w:rsidRPr="00982A91">
        <w:rPr>
          <w:rFonts w:ascii="Times New Roman" w:eastAsia="Times New Roman" w:hAnsi="Times New Roman" w:cs="Times New Roman"/>
        </w:rPr>
        <w:t>312.416333335</w:t>
      </w:r>
      <w:r w:rsidRPr="00982A91">
        <w:rPr>
          <w:rFonts w:ascii="Times New Roman" w:eastAsia="Times New Roman" w:hAnsi="Times New Roman" w:cs="Times New Roman"/>
        </w:rPr>
        <w:t xml:space="preserve"> and </w:t>
      </w:r>
      <w:r w:rsidR="03137CB2" w:rsidRPr="00982A91">
        <w:rPr>
          <w:rFonts w:ascii="Times New Roman" w:eastAsia="Times New Roman" w:hAnsi="Times New Roman" w:cs="Times New Roman"/>
        </w:rPr>
        <w:t>28815.756004</w:t>
      </w:r>
      <w:r w:rsidRPr="00982A91">
        <w:rPr>
          <w:rFonts w:ascii="Times New Roman" w:eastAsia="Times New Roman" w:hAnsi="Times New Roman" w:cs="Times New Roman"/>
        </w:rPr>
        <w:t xml:space="preserve"> for houses in the Edwards Neighborhood.</w:t>
      </w:r>
    </w:p>
    <w:p w14:paraId="5D028AC2" w14:textId="41F8193C" w:rsidR="20AA0E2F" w:rsidRPr="00982A91" w:rsidRDefault="5EDE9566" w:rsidP="00982A91">
      <w:pPr>
        <w:pStyle w:val="ListParagraph"/>
        <w:numPr>
          <w:ilvl w:val="0"/>
          <w:numId w:val="1"/>
        </w:numPr>
        <w:rPr>
          <w:rFonts w:ascii="Times New Roman" w:eastAsia="Times New Roman" w:hAnsi="Times New Roman" w:cs="Times New Roman"/>
        </w:rPr>
      </w:pPr>
      <w:r w:rsidRPr="00982A91">
        <w:rPr>
          <w:rFonts w:ascii="Times New Roman" w:eastAsia="Times New Roman" w:hAnsi="Times New Roman" w:cs="Times New Roman"/>
        </w:rPr>
        <w:t xml:space="preserve">Every time the square footage of the living area doubles, the estimated multiplicative increase in median Sales Price for Edwards Neighborhood is between </w:t>
      </w:r>
      <w:r w:rsidR="4F8E2FB9" w:rsidRPr="00982A91">
        <w:rPr>
          <w:rFonts w:ascii="Times New Roman" w:eastAsia="Times New Roman" w:hAnsi="Times New Roman" w:cs="Times New Roman"/>
        </w:rPr>
        <w:t>1.14827731299</w:t>
      </w:r>
      <w:r w:rsidRPr="00982A91">
        <w:rPr>
          <w:rFonts w:ascii="Times New Roman" w:eastAsia="Times New Roman" w:hAnsi="Times New Roman" w:cs="Times New Roman"/>
        </w:rPr>
        <w:t xml:space="preserve"> and </w:t>
      </w:r>
      <w:r w:rsidR="4AADAB59" w:rsidRPr="00982A91">
        <w:rPr>
          <w:rFonts w:ascii="Times New Roman" w:eastAsia="Times New Roman" w:hAnsi="Times New Roman" w:cs="Times New Roman"/>
        </w:rPr>
        <w:t>1.78988066094</w:t>
      </w:r>
      <w:r w:rsidRPr="00982A91">
        <w:rPr>
          <w:rFonts w:ascii="Times New Roman" w:eastAsia="Times New Roman" w:hAnsi="Times New Roman" w:cs="Times New Roman"/>
        </w:rPr>
        <w:t>.</w:t>
      </w:r>
    </w:p>
    <w:p w14:paraId="7F36337F" w14:textId="2EF77243" w:rsidR="08C2D0D0" w:rsidRPr="00982A91" w:rsidRDefault="08C2D0D0" w:rsidP="00982A91">
      <w:pPr>
        <w:pStyle w:val="Heading2"/>
        <w:spacing w:before="0" w:after="160"/>
        <w:jc w:val="center"/>
        <w:rPr>
          <w:rFonts w:ascii="Times New Roman" w:eastAsia="Times New Roman" w:hAnsi="Times New Roman" w:cs="Times New Roman"/>
          <w:b/>
          <w:bCs/>
          <w:color w:val="auto"/>
          <w:sz w:val="22"/>
          <w:szCs w:val="22"/>
        </w:rPr>
      </w:pPr>
      <w:r w:rsidRPr="00982A91">
        <w:rPr>
          <w:rFonts w:ascii="Times New Roman" w:eastAsia="Times New Roman" w:hAnsi="Times New Roman" w:cs="Times New Roman"/>
          <w:b/>
          <w:bCs/>
          <w:color w:val="auto"/>
          <w:sz w:val="22"/>
          <w:szCs w:val="22"/>
        </w:rPr>
        <w:t>Conclusion</w:t>
      </w:r>
    </w:p>
    <w:p w14:paraId="6AF76D40" w14:textId="5D3ACE0F" w:rsidR="41DFC840" w:rsidRPr="00982A91" w:rsidRDefault="00673040" w:rsidP="00982A91">
      <w:pPr>
        <w:rPr>
          <w:rFonts w:ascii="Times New Roman" w:eastAsia="Times New Roman" w:hAnsi="Times New Roman" w:cs="Times New Roman"/>
          <w:color w:val="000000" w:themeColor="text1"/>
        </w:rPr>
      </w:pPr>
      <w:r w:rsidRPr="00982A91">
        <w:rPr>
          <w:rFonts w:ascii="Times New Roman" w:eastAsia="Times New Roman" w:hAnsi="Times New Roman" w:cs="Times New Roman"/>
          <w:color w:val="000000" w:themeColor="text1"/>
        </w:rPr>
        <w:t xml:space="preserve">We </w:t>
      </w:r>
      <w:proofErr w:type="spellStart"/>
      <w:r w:rsidRPr="00982A91">
        <w:rPr>
          <w:rFonts w:ascii="Times New Roman" w:eastAsia="Times New Roman" w:hAnsi="Times New Roman" w:cs="Times New Roman"/>
          <w:color w:val="000000" w:themeColor="text1"/>
        </w:rPr>
        <w:t>preformed</w:t>
      </w:r>
      <w:proofErr w:type="spellEnd"/>
      <w:r w:rsidRPr="00982A91">
        <w:rPr>
          <w:rFonts w:ascii="Times New Roman" w:eastAsia="Times New Roman" w:hAnsi="Times New Roman" w:cs="Times New Roman"/>
          <w:color w:val="000000" w:themeColor="text1"/>
        </w:rPr>
        <w:t xml:space="preserve"> a log-log transform on o</w:t>
      </w:r>
      <w:r w:rsidR="006D3D04" w:rsidRPr="00982A91">
        <w:rPr>
          <w:rFonts w:ascii="Times New Roman" w:eastAsia="Times New Roman" w:hAnsi="Times New Roman" w:cs="Times New Roman"/>
          <w:color w:val="000000" w:themeColor="text1"/>
        </w:rPr>
        <w:t xml:space="preserve">ur data and created 3 models to compare. </w:t>
      </w:r>
      <w:r w:rsidR="41DFC840" w:rsidRPr="00982A91">
        <w:rPr>
          <w:rFonts w:ascii="Times New Roman" w:eastAsia="Times New Roman" w:hAnsi="Times New Roman" w:cs="Times New Roman"/>
          <w:color w:val="000000" w:themeColor="text1"/>
        </w:rPr>
        <w:t>A</w:t>
      </w:r>
      <w:r w:rsidR="08C2D0D0" w:rsidRPr="00982A91">
        <w:rPr>
          <w:rFonts w:ascii="Times New Roman" w:eastAsia="Times New Roman" w:hAnsi="Times New Roman" w:cs="Times New Roman"/>
          <w:color w:val="000000" w:themeColor="text1"/>
        </w:rPr>
        <w:t>fter</w:t>
      </w:r>
      <w:r w:rsidR="00A46471" w:rsidRPr="00982A91">
        <w:rPr>
          <w:rFonts w:ascii="Times New Roman" w:eastAsia="Times New Roman" w:hAnsi="Times New Roman" w:cs="Times New Roman"/>
          <w:color w:val="000000" w:themeColor="text1"/>
        </w:rPr>
        <w:t xml:space="preserve"> looking at the </w:t>
      </w:r>
      <w:r w:rsidR="006D3D04" w:rsidRPr="00982A91">
        <w:rPr>
          <w:rFonts w:ascii="Times New Roman" w:eastAsia="Times New Roman" w:hAnsi="Times New Roman" w:cs="Times New Roman"/>
          <w:color w:val="000000" w:themeColor="text1"/>
        </w:rPr>
        <w:t>a</w:t>
      </w:r>
      <w:r w:rsidR="00A46471" w:rsidRPr="00982A91">
        <w:rPr>
          <w:rFonts w:ascii="Times New Roman" w:eastAsia="Times New Roman" w:hAnsi="Times New Roman" w:cs="Times New Roman"/>
          <w:color w:val="000000" w:themeColor="text1"/>
        </w:rPr>
        <w:t>djusted R square</w:t>
      </w:r>
      <w:r w:rsidR="006D3D04" w:rsidRPr="00982A91">
        <w:rPr>
          <w:rFonts w:ascii="Times New Roman" w:eastAsia="Times New Roman" w:hAnsi="Times New Roman" w:cs="Times New Roman"/>
          <w:color w:val="000000" w:themeColor="text1"/>
        </w:rPr>
        <w:t xml:space="preserve">d values and ANOVA tables, we found that the </w:t>
      </w:r>
      <w:r w:rsidR="13025C08" w:rsidRPr="00982A91">
        <w:rPr>
          <w:rFonts w:ascii="Times New Roman" w:eastAsia="Times New Roman" w:hAnsi="Times New Roman" w:cs="Times New Roman"/>
          <w:color w:val="000000" w:themeColor="text1"/>
        </w:rPr>
        <w:t>best predictor of sales price is based on the neighborhood and the square footage of the living area</w:t>
      </w:r>
      <w:r w:rsidR="00457F47" w:rsidRPr="00982A91">
        <w:rPr>
          <w:rFonts w:ascii="Times New Roman" w:eastAsia="Times New Roman" w:hAnsi="Times New Roman" w:cs="Times New Roman"/>
          <w:color w:val="000000" w:themeColor="text1"/>
        </w:rPr>
        <w:t xml:space="preserve"> where the change in sales price can be different for each neighborhood</w:t>
      </w:r>
      <w:r w:rsidR="13025C08" w:rsidRPr="00982A91">
        <w:rPr>
          <w:rFonts w:ascii="Times New Roman" w:eastAsia="Times New Roman" w:hAnsi="Times New Roman" w:cs="Times New Roman"/>
          <w:color w:val="000000" w:themeColor="text1"/>
        </w:rPr>
        <w:t xml:space="preserve">. </w:t>
      </w:r>
      <w:r w:rsidR="009E1286" w:rsidRPr="00982A91">
        <w:rPr>
          <w:rFonts w:ascii="Times New Roman" w:eastAsia="Times New Roman" w:hAnsi="Times New Roman" w:cs="Times New Roman"/>
          <w:color w:val="000000" w:themeColor="text1"/>
        </w:rPr>
        <w:t xml:space="preserve">We found that </w:t>
      </w:r>
      <w:r w:rsidR="00545CF1" w:rsidRPr="00982A91">
        <w:rPr>
          <w:rFonts w:ascii="Times New Roman" w:eastAsia="Times New Roman" w:hAnsi="Times New Roman" w:cs="Times New Roman"/>
          <w:color w:val="000000" w:themeColor="text1"/>
        </w:rPr>
        <w:t xml:space="preserve">houses in North Ames tend to have the highest sale price when </w:t>
      </w:r>
      <w:r w:rsidR="0059636C" w:rsidRPr="00982A91">
        <w:rPr>
          <w:rFonts w:ascii="Times New Roman" w:eastAsia="Times New Roman" w:hAnsi="Times New Roman" w:cs="Times New Roman"/>
          <w:color w:val="000000" w:themeColor="text1"/>
        </w:rPr>
        <w:t>the square footage is 0 but Brookside has the largest amount of growth as the square footage doubles. T</w:t>
      </w:r>
      <w:r w:rsidR="13025C08" w:rsidRPr="00982A91">
        <w:rPr>
          <w:rFonts w:ascii="Times New Roman" w:eastAsia="Times New Roman" w:hAnsi="Times New Roman" w:cs="Times New Roman"/>
          <w:color w:val="000000" w:themeColor="text1"/>
        </w:rPr>
        <w:t>he following regression equations for each neighbo</w:t>
      </w:r>
      <w:r w:rsidR="75811808" w:rsidRPr="00982A91">
        <w:rPr>
          <w:rFonts w:ascii="Times New Roman" w:eastAsia="Times New Roman" w:hAnsi="Times New Roman" w:cs="Times New Roman"/>
          <w:color w:val="000000" w:themeColor="text1"/>
        </w:rPr>
        <w:t xml:space="preserve">rhood: </w:t>
      </w:r>
    </w:p>
    <w:p w14:paraId="620BC49B" w14:textId="063F9A11" w:rsidR="1EF532D3" w:rsidRPr="00982A91" w:rsidRDefault="1EF532D3" w:rsidP="00982A91">
      <w:pPr>
        <w:rPr>
          <w:rFonts w:ascii="Times New Roman" w:eastAsia="Times New Roman" w:hAnsi="Times New Roman" w:cs="Times New Roman"/>
        </w:rPr>
      </w:pPr>
      <w:proofErr w:type="gramStart"/>
      <w:r w:rsidRPr="00982A91">
        <w:rPr>
          <w:rFonts w:ascii="Times New Roman" w:eastAsia="Times New Roman" w:hAnsi="Times New Roman" w:cs="Times New Roman"/>
        </w:rPr>
        <w:t>Log(</w:t>
      </w:r>
      <w:proofErr w:type="gramEnd"/>
      <w:r w:rsidRPr="00982A91">
        <w:rPr>
          <w:rFonts w:ascii="Times New Roman" w:eastAsia="Times New Roman" w:hAnsi="Times New Roman" w:cs="Times New Roman"/>
        </w:rPr>
        <w:t xml:space="preserve">Sale </w:t>
      </w:r>
      <w:proofErr w:type="spellStart"/>
      <w:r w:rsidRPr="00982A91">
        <w:rPr>
          <w:rFonts w:ascii="Times New Roman" w:eastAsia="Times New Roman" w:hAnsi="Times New Roman" w:cs="Times New Roman"/>
        </w:rPr>
        <w:t>Price</w:t>
      </w:r>
      <w:r w:rsidR="00457F47" w:rsidRPr="00982A91">
        <w:rPr>
          <w:rFonts w:ascii="Times New Roman" w:eastAsia="Times New Roman" w:hAnsi="Times New Roman" w:cs="Times New Roman"/>
        </w:rPr>
        <w:t>_BrkSide</w:t>
      </w:r>
      <w:proofErr w:type="spellEnd"/>
      <w:r w:rsidRPr="00982A91">
        <w:rPr>
          <w:rFonts w:ascii="Times New Roman" w:eastAsia="Times New Roman" w:hAnsi="Times New Roman" w:cs="Times New Roman"/>
        </w:rPr>
        <w:t xml:space="preserve">) = 5.91292 + 0.81965 * </w:t>
      </w:r>
      <w:r w:rsidR="009E1286" w:rsidRPr="00982A91">
        <w:rPr>
          <w:rFonts w:ascii="Times New Roman" w:eastAsia="Times New Roman" w:hAnsi="Times New Roman" w:cs="Times New Roman"/>
        </w:rPr>
        <w:t>Log(</w:t>
      </w:r>
      <w:proofErr w:type="spellStart"/>
      <w:r w:rsidRPr="00982A91">
        <w:rPr>
          <w:rFonts w:ascii="Times New Roman" w:eastAsia="Times New Roman" w:hAnsi="Times New Roman" w:cs="Times New Roman"/>
        </w:rPr>
        <w:t>GrLivArea</w:t>
      </w:r>
      <w:proofErr w:type="spellEnd"/>
      <w:r w:rsidR="009E1286" w:rsidRPr="00982A91">
        <w:rPr>
          <w:rFonts w:ascii="Times New Roman" w:eastAsia="Times New Roman" w:hAnsi="Times New Roman" w:cs="Times New Roman"/>
        </w:rPr>
        <w:t>)</w:t>
      </w:r>
    </w:p>
    <w:p w14:paraId="770348D3" w14:textId="31975027" w:rsidR="1EF532D3" w:rsidRPr="00982A91" w:rsidRDefault="1EF532D3" w:rsidP="00982A91">
      <w:pPr>
        <w:rPr>
          <w:rFonts w:ascii="Times New Roman" w:eastAsia="Times New Roman" w:hAnsi="Times New Roman" w:cs="Times New Roman"/>
        </w:rPr>
      </w:pPr>
      <w:r w:rsidRPr="00982A91">
        <w:rPr>
          <w:rFonts w:ascii="Times New Roman" w:eastAsia="Times New Roman" w:hAnsi="Times New Roman" w:cs="Times New Roman"/>
        </w:rPr>
        <w:t xml:space="preserve">Log (Sale </w:t>
      </w:r>
      <w:proofErr w:type="spellStart"/>
      <w:r w:rsidRPr="00982A91">
        <w:rPr>
          <w:rFonts w:ascii="Times New Roman" w:eastAsia="Times New Roman" w:hAnsi="Times New Roman" w:cs="Times New Roman"/>
        </w:rPr>
        <w:t>Price</w:t>
      </w:r>
      <w:r w:rsidR="00457F47" w:rsidRPr="00982A91">
        <w:rPr>
          <w:rFonts w:ascii="Times New Roman" w:eastAsia="Times New Roman" w:hAnsi="Times New Roman" w:cs="Times New Roman"/>
        </w:rPr>
        <w:t>_NAmes</w:t>
      </w:r>
      <w:proofErr w:type="spellEnd"/>
      <w:r w:rsidRPr="00982A91">
        <w:rPr>
          <w:rFonts w:ascii="Times New Roman" w:eastAsia="Times New Roman" w:hAnsi="Times New Roman" w:cs="Times New Roman"/>
        </w:rPr>
        <w:t xml:space="preserve">) = </w:t>
      </w:r>
      <w:r w:rsidRPr="00982A91">
        <w:rPr>
          <w:rFonts w:ascii="Times New Roman" w:eastAsia="Times New Roman" w:hAnsi="Times New Roman" w:cs="Times New Roman"/>
          <w:color w:val="000000" w:themeColor="text1"/>
        </w:rPr>
        <w:t>8.49273</w:t>
      </w:r>
      <w:r w:rsidRPr="00982A91">
        <w:rPr>
          <w:rFonts w:ascii="Times New Roman" w:eastAsia="Times New Roman" w:hAnsi="Times New Roman" w:cs="Times New Roman"/>
        </w:rPr>
        <w:t xml:space="preserve"> + </w:t>
      </w:r>
      <w:r w:rsidRPr="00982A91">
        <w:rPr>
          <w:rFonts w:ascii="Times New Roman" w:eastAsia="Times New Roman" w:hAnsi="Times New Roman" w:cs="Times New Roman"/>
          <w:color w:val="000000" w:themeColor="text1"/>
        </w:rPr>
        <w:t>0.47303</w:t>
      </w:r>
      <w:r w:rsidRPr="00982A91">
        <w:rPr>
          <w:rFonts w:ascii="Times New Roman" w:eastAsia="Times New Roman" w:hAnsi="Times New Roman" w:cs="Times New Roman"/>
        </w:rPr>
        <w:t xml:space="preserve"> *</w:t>
      </w:r>
      <w:r w:rsidR="009E1286" w:rsidRPr="00982A91">
        <w:rPr>
          <w:rFonts w:ascii="Times New Roman" w:eastAsia="Times New Roman" w:hAnsi="Times New Roman" w:cs="Times New Roman"/>
        </w:rPr>
        <w:t xml:space="preserve"> </w:t>
      </w:r>
      <w:proofErr w:type="gramStart"/>
      <w:r w:rsidR="009E1286" w:rsidRPr="00982A91">
        <w:rPr>
          <w:rFonts w:ascii="Times New Roman" w:eastAsia="Times New Roman" w:hAnsi="Times New Roman" w:cs="Times New Roman"/>
        </w:rPr>
        <w:t>Log(</w:t>
      </w:r>
      <w:proofErr w:type="spellStart"/>
      <w:proofErr w:type="gramEnd"/>
      <w:r w:rsidRPr="00982A91">
        <w:rPr>
          <w:rFonts w:ascii="Times New Roman" w:eastAsia="Times New Roman" w:hAnsi="Times New Roman" w:cs="Times New Roman"/>
        </w:rPr>
        <w:t>GrLivArea</w:t>
      </w:r>
      <w:proofErr w:type="spellEnd"/>
      <w:r w:rsidR="009E1286" w:rsidRPr="00982A91">
        <w:rPr>
          <w:rFonts w:ascii="Times New Roman" w:eastAsia="Times New Roman" w:hAnsi="Times New Roman" w:cs="Times New Roman"/>
        </w:rPr>
        <w:t>)</w:t>
      </w:r>
    </w:p>
    <w:p w14:paraId="7F883F32" w14:textId="366CBF8B" w:rsidR="19F50395" w:rsidRPr="00982A91" w:rsidRDefault="1EF532D3" w:rsidP="00982A91">
      <w:pPr>
        <w:rPr>
          <w:rFonts w:ascii="Times New Roman" w:eastAsia="Times New Roman" w:hAnsi="Times New Roman" w:cs="Times New Roman"/>
        </w:rPr>
      </w:pPr>
      <w:r w:rsidRPr="00982A91">
        <w:rPr>
          <w:rFonts w:ascii="Times New Roman" w:eastAsia="Times New Roman" w:hAnsi="Times New Roman" w:cs="Times New Roman"/>
        </w:rPr>
        <w:t xml:space="preserve">Log (Sale </w:t>
      </w:r>
      <w:proofErr w:type="spellStart"/>
      <w:r w:rsidRPr="00982A91">
        <w:rPr>
          <w:rFonts w:ascii="Times New Roman" w:eastAsia="Times New Roman" w:hAnsi="Times New Roman" w:cs="Times New Roman"/>
        </w:rPr>
        <w:t>Price</w:t>
      </w:r>
      <w:r w:rsidR="00457F47" w:rsidRPr="00982A91">
        <w:rPr>
          <w:rFonts w:ascii="Times New Roman" w:eastAsia="Times New Roman" w:hAnsi="Times New Roman" w:cs="Times New Roman"/>
        </w:rPr>
        <w:t>_Edwards</w:t>
      </w:r>
      <w:proofErr w:type="spellEnd"/>
      <w:r w:rsidRPr="00982A91">
        <w:rPr>
          <w:rFonts w:ascii="Times New Roman" w:eastAsia="Times New Roman" w:hAnsi="Times New Roman" w:cs="Times New Roman"/>
        </w:rPr>
        <w:t xml:space="preserve">) = 8.00651 + 0.51965 * </w:t>
      </w:r>
      <w:proofErr w:type="gramStart"/>
      <w:r w:rsidR="009E1286" w:rsidRPr="00982A91">
        <w:rPr>
          <w:rFonts w:ascii="Times New Roman" w:eastAsia="Times New Roman" w:hAnsi="Times New Roman" w:cs="Times New Roman"/>
        </w:rPr>
        <w:t>Log(</w:t>
      </w:r>
      <w:proofErr w:type="spellStart"/>
      <w:proofErr w:type="gramEnd"/>
      <w:r w:rsidRPr="00982A91">
        <w:rPr>
          <w:rFonts w:ascii="Times New Roman" w:eastAsia="Times New Roman" w:hAnsi="Times New Roman" w:cs="Times New Roman"/>
        </w:rPr>
        <w:t>GrLivArea</w:t>
      </w:r>
      <w:proofErr w:type="spellEnd"/>
      <w:r w:rsidR="009E1286" w:rsidRPr="00982A91">
        <w:rPr>
          <w:rFonts w:ascii="Times New Roman" w:eastAsia="Times New Roman" w:hAnsi="Times New Roman" w:cs="Times New Roman"/>
        </w:rPr>
        <w:t>)</w:t>
      </w:r>
    </w:p>
    <w:p w14:paraId="512086CC" w14:textId="2E223CF9" w:rsidR="4FA89CF9" w:rsidRPr="00982A91" w:rsidRDefault="4FA89CF9" w:rsidP="00982A91">
      <w:pPr>
        <w:rPr>
          <w:rFonts w:ascii="Times New Roman" w:eastAsia="Times New Roman" w:hAnsi="Times New Roman" w:cs="Times New Roman"/>
        </w:rPr>
      </w:pPr>
      <w:proofErr w:type="spellStart"/>
      <w:r w:rsidRPr="00982A91">
        <w:rPr>
          <w:rFonts w:ascii="Times New Roman" w:eastAsia="Times New Roman" w:hAnsi="Times New Roman" w:cs="Times New Roman"/>
        </w:rPr>
        <w:t>Rshinny</w:t>
      </w:r>
      <w:proofErr w:type="spellEnd"/>
      <w:r w:rsidRPr="00982A91">
        <w:rPr>
          <w:rFonts w:ascii="Times New Roman" w:eastAsia="Times New Roman" w:hAnsi="Times New Roman" w:cs="Times New Roman"/>
        </w:rPr>
        <w:t xml:space="preserve"> App:</w:t>
      </w:r>
      <w:r w:rsidR="00994A3B">
        <w:rPr>
          <w:rFonts w:ascii="Times New Roman" w:eastAsia="Times New Roman" w:hAnsi="Times New Roman" w:cs="Times New Roman"/>
        </w:rPr>
        <w:t xml:space="preserve"> </w:t>
      </w:r>
      <w:hyperlink r:id="rId7" w:history="1">
        <w:r w:rsidR="0023462C" w:rsidRPr="00D408FD">
          <w:rPr>
            <w:rStyle w:val="Hyperlink"/>
            <w:rFonts w:ascii="Times New Roman" w:eastAsia="Times New Roman" w:hAnsi="Times New Roman" w:cs="Times New Roman"/>
          </w:rPr>
          <w:t>https://haitiel.shinyapps.io/git2/</w:t>
        </w:r>
      </w:hyperlink>
    </w:p>
    <w:p w14:paraId="4BC4CDFA" w14:textId="3207A479" w:rsidR="08C2D0D0" w:rsidRPr="00982A91" w:rsidRDefault="08C2D0D0" w:rsidP="00982A91">
      <w:pPr>
        <w:pStyle w:val="Heading1"/>
        <w:spacing w:before="0" w:after="160"/>
        <w:jc w:val="center"/>
        <w:rPr>
          <w:rFonts w:ascii="Times New Roman" w:eastAsia="Times New Roman" w:hAnsi="Times New Roman" w:cs="Times New Roman"/>
          <w:b/>
          <w:bCs/>
          <w:color w:val="auto"/>
          <w:sz w:val="22"/>
          <w:szCs w:val="22"/>
        </w:rPr>
      </w:pPr>
      <w:r w:rsidRPr="00982A91">
        <w:rPr>
          <w:rFonts w:ascii="Times New Roman" w:eastAsia="Times New Roman" w:hAnsi="Times New Roman" w:cs="Times New Roman"/>
          <w:b/>
          <w:bCs/>
          <w:color w:val="auto"/>
          <w:sz w:val="22"/>
          <w:szCs w:val="22"/>
        </w:rPr>
        <w:t>Analysis Question 2:</w:t>
      </w:r>
    </w:p>
    <w:p w14:paraId="28DBDDF1" w14:textId="038764F8" w:rsidR="353D42B7" w:rsidRPr="00982A91" w:rsidRDefault="353D42B7" w:rsidP="00982A91">
      <w:pPr>
        <w:pStyle w:val="Heading2"/>
        <w:spacing w:before="0" w:after="160"/>
        <w:jc w:val="center"/>
        <w:rPr>
          <w:rFonts w:ascii="Times New Roman" w:eastAsia="Times New Roman" w:hAnsi="Times New Roman" w:cs="Times New Roman"/>
          <w:b/>
          <w:bCs/>
          <w:color w:val="auto"/>
          <w:sz w:val="22"/>
          <w:szCs w:val="22"/>
        </w:rPr>
      </w:pPr>
      <w:r w:rsidRPr="00982A91">
        <w:rPr>
          <w:rFonts w:ascii="Times New Roman" w:eastAsia="Times New Roman" w:hAnsi="Times New Roman" w:cs="Times New Roman"/>
          <w:b/>
          <w:bCs/>
          <w:color w:val="auto"/>
          <w:sz w:val="22"/>
          <w:szCs w:val="22"/>
        </w:rPr>
        <w:t>Problem</w:t>
      </w:r>
      <w:r w:rsidR="00C60C25" w:rsidRPr="00982A91">
        <w:rPr>
          <w:rFonts w:ascii="Times New Roman" w:eastAsia="Times New Roman" w:hAnsi="Times New Roman" w:cs="Times New Roman"/>
          <w:b/>
          <w:bCs/>
          <w:color w:val="auto"/>
          <w:sz w:val="22"/>
          <w:szCs w:val="22"/>
        </w:rPr>
        <w:t xml:space="preserve"> Statement</w:t>
      </w:r>
      <w:r w:rsidRPr="00982A91">
        <w:rPr>
          <w:rFonts w:ascii="Times New Roman" w:eastAsia="Times New Roman" w:hAnsi="Times New Roman" w:cs="Times New Roman"/>
          <w:b/>
          <w:bCs/>
          <w:color w:val="auto"/>
          <w:sz w:val="22"/>
          <w:szCs w:val="22"/>
        </w:rPr>
        <w:t>:</w:t>
      </w:r>
    </w:p>
    <w:p w14:paraId="5F4A859B" w14:textId="46AD2941" w:rsidR="20AA0E2F" w:rsidRPr="00982A91" w:rsidRDefault="00513FD5" w:rsidP="00982A91">
      <w:pPr>
        <w:rPr>
          <w:rFonts w:ascii="Times New Roman" w:eastAsia="Times New Roman" w:hAnsi="Times New Roman" w:cs="Times New Roman"/>
        </w:rPr>
      </w:pPr>
      <w:r>
        <w:rPr>
          <w:rFonts w:ascii="Times New Roman" w:eastAsia="Times New Roman" w:hAnsi="Times New Roman" w:cs="Times New Roman"/>
        </w:rPr>
        <w:t xml:space="preserve">We want to build </w:t>
      </w:r>
      <w:r w:rsidR="353D42B7" w:rsidRPr="00982A91">
        <w:rPr>
          <w:rFonts w:ascii="Times New Roman" w:eastAsia="Times New Roman" w:hAnsi="Times New Roman" w:cs="Times New Roman"/>
        </w:rPr>
        <w:t>the most predictive model for sales prices of homes in all of Ames Iowa.</w:t>
      </w:r>
      <w:r w:rsidR="000259CC">
        <w:rPr>
          <w:rFonts w:ascii="Times New Roman" w:eastAsia="Times New Roman" w:hAnsi="Times New Roman" w:cs="Times New Roman"/>
        </w:rPr>
        <w:t xml:space="preserve"> We will </w:t>
      </w:r>
      <w:r w:rsidR="00B4358C">
        <w:rPr>
          <w:rFonts w:ascii="Times New Roman" w:eastAsia="Times New Roman" w:hAnsi="Times New Roman" w:cs="Times New Roman"/>
        </w:rPr>
        <w:t xml:space="preserve">compare 3 automatic selection </w:t>
      </w:r>
      <w:proofErr w:type="gramStart"/>
      <w:r w:rsidR="00B4358C">
        <w:rPr>
          <w:rFonts w:ascii="Times New Roman" w:eastAsia="Times New Roman" w:hAnsi="Times New Roman" w:cs="Times New Roman"/>
        </w:rPr>
        <w:t>technique</w:t>
      </w:r>
      <w:proofErr w:type="gramEnd"/>
      <w:r w:rsidR="00B4358C">
        <w:rPr>
          <w:rFonts w:ascii="Times New Roman" w:eastAsia="Times New Roman" w:hAnsi="Times New Roman" w:cs="Times New Roman"/>
        </w:rPr>
        <w:t>,</w:t>
      </w:r>
      <w:r w:rsidR="7F9A9194" w:rsidRPr="00982A91">
        <w:rPr>
          <w:rFonts w:ascii="Times New Roman" w:eastAsia="Times New Roman" w:hAnsi="Times New Roman" w:cs="Times New Roman"/>
        </w:rPr>
        <w:t xml:space="preserve"> forward, backward, stepwise selection, then we will build our custom model</w:t>
      </w:r>
      <w:r w:rsidR="00B4358C">
        <w:rPr>
          <w:rFonts w:ascii="Times New Roman" w:eastAsia="Times New Roman" w:hAnsi="Times New Roman" w:cs="Times New Roman"/>
        </w:rPr>
        <w:t xml:space="preserve"> to try and get the most accurate model</w:t>
      </w:r>
      <w:r w:rsidR="7F9A9194" w:rsidRPr="00982A91">
        <w:rPr>
          <w:rFonts w:ascii="Times New Roman" w:eastAsia="Times New Roman" w:hAnsi="Times New Roman" w:cs="Times New Roman"/>
        </w:rPr>
        <w:t>.</w:t>
      </w:r>
    </w:p>
    <w:p w14:paraId="1F7BEC1E" w14:textId="30633603" w:rsidR="7F9A9194" w:rsidRPr="00982A91" w:rsidRDefault="7F9A9194" w:rsidP="00982A91">
      <w:pPr>
        <w:pStyle w:val="Heading2"/>
        <w:spacing w:before="0" w:after="160"/>
        <w:jc w:val="center"/>
        <w:rPr>
          <w:rFonts w:ascii="Times New Roman" w:eastAsia="Times New Roman" w:hAnsi="Times New Roman" w:cs="Times New Roman"/>
          <w:b/>
          <w:bCs/>
          <w:color w:val="auto"/>
          <w:sz w:val="22"/>
          <w:szCs w:val="22"/>
        </w:rPr>
      </w:pPr>
      <w:r w:rsidRPr="00982A91">
        <w:rPr>
          <w:rFonts w:ascii="Times New Roman" w:eastAsia="Times New Roman" w:hAnsi="Times New Roman" w:cs="Times New Roman"/>
          <w:b/>
          <w:bCs/>
          <w:color w:val="auto"/>
          <w:sz w:val="22"/>
          <w:szCs w:val="22"/>
        </w:rPr>
        <w:t xml:space="preserve">Data </w:t>
      </w:r>
      <w:r w:rsidR="00C60C25" w:rsidRPr="00982A91">
        <w:rPr>
          <w:rFonts w:ascii="Times New Roman" w:eastAsia="Times New Roman" w:hAnsi="Times New Roman" w:cs="Times New Roman"/>
          <w:b/>
          <w:bCs/>
          <w:color w:val="auto"/>
          <w:sz w:val="22"/>
          <w:szCs w:val="22"/>
        </w:rPr>
        <w:t>T</w:t>
      </w:r>
      <w:r w:rsidRPr="00982A91">
        <w:rPr>
          <w:rFonts w:ascii="Times New Roman" w:eastAsia="Times New Roman" w:hAnsi="Times New Roman" w:cs="Times New Roman"/>
          <w:b/>
          <w:bCs/>
          <w:color w:val="auto"/>
          <w:sz w:val="22"/>
          <w:szCs w:val="22"/>
        </w:rPr>
        <w:t>ransformation</w:t>
      </w:r>
      <w:r w:rsidR="00C60C25" w:rsidRPr="00982A91">
        <w:rPr>
          <w:rFonts w:ascii="Times New Roman" w:eastAsia="Times New Roman" w:hAnsi="Times New Roman" w:cs="Times New Roman"/>
          <w:b/>
          <w:bCs/>
          <w:color w:val="auto"/>
          <w:sz w:val="22"/>
          <w:szCs w:val="22"/>
        </w:rPr>
        <w:t>:</w:t>
      </w:r>
      <w:r w:rsidR="22B33EB1" w:rsidRPr="00982A91">
        <w:rPr>
          <w:rFonts w:ascii="Times New Roman" w:eastAsia="Times New Roman" w:hAnsi="Times New Roman" w:cs="Times New Roman"/>
          <w:b/>
          <w:bCs/>
          <w:color w:val="auto"/>
          <w:sz w:val="22"/>
          <w:szCs w:val="22"/>
        </w:rPr>
        <w:t xml:space="preserve"> </w:t>
      </w:r>
    </w:p>
    <w:p w14:paraId="5E407C67" w14:textId="44F162C9" w:rsidR="20AA0E2F" w:rsidRPr="00982A91" w:rsidRDefault="00C5266F" w:rsidP="00982A91">
      <w:pPr>
        <w:rPr>
          <w:rFonts w:ascii="Times New Roman" w:eastAsia="Times New Roman" w:hAnsi="Times New Roman" w:cs="Times New Roman"/>
        </w:rPr>
      </w:pPr>
      <w:r>
        <w:rPr>
          <w:rFonts w:ascii="Times New Roman" w:eastAsia="Times New Roman" w:hAnsi="Times New Roman" w:cs="Times New Roman"/>
        </w:rPr>
        <w:t>First</w:t>
      </w:r>
      <w:r w:rsidR="009B0562">
        <w:rPr>
          <w:rFonts w:ascii="Times New Roman" w:eastAsia="Times New Roman" w:hAnsi="Times New Roman" w:cs="Times New Roman"/>
        </w:rPr>
        <w:t xml:space="preserve">, </w:t>
      </w:r>
      <w:r w:rsidR="7F9A9194" w:rsidRPr="00982A91">
        <w:rPr>
          <w:rFonts w:ascii="Times New Roman" w:eastAsia="Times New Roman" w:hAnsi="Times New Roman" w:cs="Times New Roman"/>
        </w:rPr>
        <w:t xml:space="preserve">to transform the </w:t>
      </w:r>
      <w:r w:rsidR="33BD3E66" w:rsidRPr="00982A91">
        <w:rPr>
          <w:rFonts w:ascii="Times New Roman" w:eastAsia="Times New Roman" w:hAnsi="Times New Roman" w:cs="Times New Roman"/>
        </w:rPr>
        <w:t>data</w:t>
      </w:r>
      <w:r w:rsidR="009B0562">
        <w:rPr>
          <w:rFonts w:ascii="Times New Roman" w:eastAsia="Times New Roman" w:hAnsi="Times New Roman" w:cs="Times New Roman"/>
        </w:rPr>
        <w:t>, we</w:t>
      </w:r>
      <w:r w:rsidR="21E5CFA6" w:rsidRPr="00982A91">
        <w:rPr>
          <w:rFonts w:ascii="Times New Roman" w:eastAsia="Times New Roman" w:hAnsi="Times New Roman" w:cs="Times New Roman"/>
        </w:rPr>
        <w:t xml:space="preserve"> divided our data into categorical and numeric</w:t>
      </w:r>
      <w:r w:rsidR="009B0562">
        <w:rPr>
          <w:rFonts w:ascii="Times New Roman" w:eastAsia="Times New Roman" w:hAnsi="Times New Roman" w:cs="Times New Roman"/>
        </w:rPr>
        <w:t xml:space="preserve"> and with</w:t>
      </w:r>
      <w:r w:rsidR="21E5CFA6" w:rsidRPr="00982A91">
        <w:rPr>
          <w:rFonts w:ascii="Times New Roman" w:eastAsia="Times New Roman" w:hAnsi="Times New Roman" w:cs="Times New Roman"/>
        </w:rPr>
        <w:t>in the categorical data, we also sub divided them into ordinal and non-ordinal</w:t>
      </w:r>
      <w:r w:rsidR="257963A7" w:rsidRPr="00982A91">
        <w:rPr>
          <w:rFonts w:ascii="Times New Roman" w:eastAsia="Times New Roman" w:hAnsi="Times New Roman" w:cs="Times New Roman"/>
        </w:rPr>
        <w:t>. We also check</w:t>
      </w:r>
      <w:r w:rsidR="00691AF0" w:rsidRPr="00982A91">
        <w:rPr>
          <w:rFonts w:ascii="Times New Roman" w:eastAsia="Times New Roman" w:hAnsi="Times New Roman" w:cs="Times New Roman"/>
        </w:rPr>
        <w:t>ed</w:t>
      </w:r>
      <w:r w:rsidR="00561BAA">
        <w:rPr>
          <w:rFonts w:ascii="Times New Roman" w:eastAsia="Times New Roman" w:hAnsi="Times New Roman" w:cs="Times New Roman"/>
        </w:rPr>
        <w:t xml:space="preserve"> columns with</w:t>
      </w:r>
      <w:r w:rsidR="257963A7" w:rsidRPr="00982A91">
        <w:rPr>
          <w:rFonts w:ascii="Times New Roman" w:eastAsia="Times New Roman" w:hAnsi="Times New Roman" w:cs="Times New Roman"/>
        </w:rPr>
        <w:t xml:space="preserve"> rare observations, for example Utilities has 1459 out of 1460 in one category and only on</w:t>
      </w:r>
      <w:r w:rsidR="1C9E47F4" w:rsidRPr="00982A91">
        <w:rPr>
          <w:rFonts w:ascii="Times New Roman" w:eastAsia="Times New Roman" w:hAnsi="Times New Roman" w:cs="Times New Roman"/>
        </w:rPr>
        <w:t xml:space="preserve">e observation has another </w:t>
      </w:r>
      <w:r w:rsidR="001B5D93" w:rsidRPr="00982A91">
        <w:rPr>
          <w:rFonts w:ascii="Times New Roman" w:eastAsia="Times New Roman" w:hAnsi="Times New Roman" w:cs="Times New Roman"/>
        </w:rPr>
        <w:t>category</w:t>
      </w:r>
      <w:r w:rsidR="001B5D93">
        <w:rPr>
          <w:rFonts w:ascii="Times New Roman" w:eastAsia="Times New Roman" w:hAnsi="Times New Roman" w:cs="Times New Roman"/>
        </w:rPr>
        <w:t xml:space="preserve">. Since </w:t>
      </w:r>
      <w:r w:rsidR="00561BAA">
        <w:rPr>
          <w:rFonts w:ascii="Times New Roman" w:eastAsia="Times New Roman" w:hAnsi="Times New Roman" w:cs="Times New Roman"/>
        </w:rPr>
        <w:t>this</w:t>
      </w:r>
      <w:r w:rsidR="1C9E47F4" w:rsidRPr="00982A91">
        <w:rPr>
          <w:rFonts w:ascii="Times New Roman" w:eastAsia="Times New Roman" w:hAnsi="Times New Roman" w:cs="Times New Roman"/>
        </w:rPr>
        <w:t xml:space="preserve"> will not provide much information on predicting the sale </w:t>
      </w:r>
      <w:r w:rsidR="4C650657" w:rsidRPr="00982A91">
        <w:rPr>
          <w:rFonts w:ascii="Times New Roman" w:eastAsia="Times New Roman" w:hAnsi="Times New Roman" w:cs="Times New Roman"/>
        </w:rPr>
        <w:t>price,</w:t>
      </w:r>
      <w:r w:rsidR="1C9E47F4" w:rsidRPr="00982A91">
        <w:rPr>
          <w:rFonts w:ascii="Times New Roman" w:eastAsia="Times New Roman" w:hAnsi="Times New Roman" w:cs="Times New Roman"/>
        </w:rPr>
        <w:t xml:space="preserve"> we choose to </w:t>
      </w:r>
      <w:r w:rsidR="6776D3A7" w:rsidRPr="00982A91">
        <w:rPr>
          <w:rFonts w:ascii="Times New Roman" w:eastAsia="Times New Roman" w:hAnsi="Times New Roman" w:cs="Times New Roman"/>
        </w:rPr>
        <w:t xml:space="preserve">remove </w:t>
      </w:r>
      <w:r w:rsidR="00441959">
        <w:rPr>
          <w:rFonts w:ascii="Times New Roman" w:eastAsia="Times New Roman" w:hAnsi="Times New Roman" w:cs="Times New Roman"/>
        </w:rPr>
        <w:t xml:space="preserve">that </w:t>
      </w:r>
      <w:r w:rsidR="6776D3A7" w:rsidRPr="00982A91">
        <w:rPr>
          <w:rFonts w:ascii="Times New Roman" w:eastAsia="Times New Roman" w:hAnsi="Times New Roman" w:cs="Times New Roman"/>
        </w:rPr>
        <w:t>column</w:t>
      </w:r>
      <w:r w:rsidR="00441959">
        <w:rPr>
          <w:rFonts w:ascii="Times New Roman" w:eastAsia="Times New Roman" w:hAnsi="Times New Roman" w:cs="Times New Roman"/>
        </w:rPr>
        <w:t xml:space="preserve"> and other columns</w:t>
      </w:r>
      <w:r w:rsidR="00561BAA">
        <w:rPr>
          <w:rFonts w:ascii="Times New Roman" w:eastAsia="Times New Roman" w:hAnsi="Times New Roman" w:cs="Times New Roman"/>
        </w:rPr>
        <w:t xml:space="preserve"> with similar situations</w:t>
      </w:r>
      <w:r w:rsidR="6776D3A7" w:rsidRPr="00982A91">
        <w:rPr>
          <w:rFonts w:ascii="Times New Roman" w:eastAsia="Times New Roman" w:hAnsi="Times New Roman" w:cs="Times New Roman"/>
        </w:rPr>
        <w:t xml:space="preserve"> that introduce extra noise in the dataset. </w:t>
      </w:r>
      <w:r w:rsidR="00D36E02">
        <w:rPr>
          <w:rFonts w:ascii="Times New Roman" w:eastAsia="Times New Roman" w:hAnsi="Times New Roman" w:cs="Times New Roman"/>
        </w:rPr>
        <w:t xml:space="preserve">We deleted the following columns: </w:t>
      </w:r>
      <w:r w:rsidR="578EB393" w:rsidRPr="00982A91">
        <w:rPr>
          <w:rFonts w:ascii="Times New Roman" w:eastAsia="Times New Roman" w:hAnsi="Times New Roman" w:cs="Times New Roman"/>
        </w:rPr>
        <w:t xml:space="preserve">Street, </w:t>
      </w:r>
      <w:proofErr w:type="gramStart"/>
      <w:r w:rsidR="578EB393" w:rsidRPr="00982A91">
        <w:rPr>
          <w:rFonts w:ascii="Times New Roman" w:eastAsia="Times New Roman" w:hAnsi="Times New Roman" w:cs="Times New Roman"/>
        </w:rPr>
        <w:t>Utilities</w:t>
      </w:r>
      <w:r w:rsidR="2D4C87F7" w:rsidRPr="00982A91">
        <w:rPr>
          <w:rFonts w:ascii="Times New Roman" w:eastAsia="Times New Roman" w:hAnsi="Times New Roman" w:cs="Times New Roman"/>
        </w:rPr>
        <w:t>,Condition</w:t>
      </w:r>
      <w:proofErr w:type="gramEnd"/>
      <w:r w:rsidR="561D3A28" w:rsidRPr="00982A91">
        <w:rPr>
          <w:rFonts w:ascii="Times New Roman" w:eastAsia="Times New Roman" w:hAnsi="Times New Roman" w:cs="Times New Roman"/>
        </w:rPr>
        <w:t xml:space="preserve">2, </w:t>
      </w:r>
      <w:proofErr w:type="spellStart"/>
      <w:r w:rsidR="561D3A28" w:rsidRPr="00982A91">
        <w:rPr>
          <w:rFonts w:ascii="Times New Roman" w:eastAsia="Times New Roman" w:hAnsi="Times New Roman" w:cs="Times New Roman"/>
        </w:rPr>
        <w:t>MiscFeature</w:t>
      </w:r>
      <w:proofErr w:type="spellEnd"/>
      <w:r w:rsidR="2D4C87F7" w:rsidRPr="00982A91">
        <w:rPr>
          <w:rFonts w:ascii="Times New Roman" w:eastAsia="Times New Roman" w:hAnsi="Times New Roman" w:cs="Times New Roman"/>
        </w:rPr>
        <w:t>,</w:t>
      </w:r>
      <w:r w:rsidR="1AF0DFA1" w:rsidRPr="00982A91">
        <w:rPr>
          <w:rFonts w:ascii="Times New Roman" w:eastAsia="Times New Roman" w:hAnsi="Times New Roman" w:cs="Times New Roman"/>
        </w:rPr>
        <w:t xml:space="preserve"> </w:t>
      </w:r>
      <w:r w:rsidR="2D4C87F7" w:rsidRPr="00982A91">
        <w:rPr>
          <w:rFonts w:ascii="Times New Roman" w:eastAsia="Times New Roman" w:hAnsi="Times New Roman" w:cs="Times New Roman"/>
        </w:rPr>
        <w:t>Electrical</w:t>
      </w:r>
      <w:r w:rsidR="00D36E02">
        <w:rPr>
          <w:rFonts w:ascii="Times New Roman" w:eastAsia="Times New Roman" w:hAnsi="Times New Roman" w:cs="Times New Roman"/>
        </w:rPr>
        <w:t xml:space="preserve">. </w:t>
      </w:r>
    </w:p>
    <w:p w14:paraId="78CEACE3" w14:textId="14F9A033" w:rsidR="20AA0E2F" w:rsidRPr="00982A91" w:rsidRDefault="000F5C75" w:rsidP="00982A91">
      <w:pPr>
        <w:rPr>
          <w:rFonts w:ascii="Times New Roman" w:eastAsia="Times New Roman" w:hAnsi="Times New Roman" w:cs="Times New Roman"/>
        </w:rPr>
      </w:pPr>
      <w:r w:rsidRPr="00982A91">
        <w:rPr>
          <w:rFonts w:ascii="Times New Roman" w:eastAsia="Times New Roman" w:hAnsi="Times New Roman" w:cs="Times New Roman"/>
        </w:rPr>
        <w:t>We used</w:t>
      </w:r>
      <w:r w:rsidR="00CC53CA" w:rsidRPr="00982A91">
        <w:rPr>
          <w:rFonts w:ascii="Times New Roman" w:eastAsia="Times New Roman" w:hAnsi="Times New Roman" w:cs="Times New Roman"/>
        </w:rPr>
        <w:t xml:space="preserve"> </w:t>
      </w:r>
      <w:hyperlink w:anchor="Graphic_18" w:history="1">
        <w:r w:rsidR="00CC53CA" w:rsidRPr="00982A91">
          <w:rPr>
            <w:rStyle w:val="Hyperlink"/>
            <w:rFonts w:ascii="Times New Roman" w:eastAsia="Times New Roman" w:hAnsi="Times New Roman" w:cs="Times New Roman"/>
          </w:rPr>
          <w:t>graphic 18</w:t>
        </w:r>
      </w:hyperlink>
      <w:r w:rsidR="00CC53CA" w:rsidRPr="00982A91">
        <w:rPr>
          <w:rFonts w:ascii="Times New Roman" w:eastAsia="Times New Roman" w:hAnsi="Times New Roman" w:cs="Times New Roman"/>
        </w:rPr>
        <w:t xml:space="preserve"> </w:t>
      </w:r>
      <w:r w:rsidRPr="00982A91">
        <w:rPr>
          <w:rFonts w:ascii="Times New Roman" w:eastAsia="Times New Roman" w:hAnsi="Times New Roman" w:cs="Times New Roman"/>
        </w:rPr>
        <w:t>to check for collinearity</w:t>
      </w:r>
      <w:r w:rsidR="00AB3FE3" w:rsidRPr="00982A91">
        <w:rPr>
          <w:rFonts w:ascii="Times New Roman" w:eastAsia="Times New Roman" w:hAnsi="Times New Roman" w:cs="Times New Roman"/>
        </w:rPr>
        <w:t xml:space="preserve"> because columns that are</w:t>
      </w:r>
      <w:r w:rsidR="3BA01612" w:rsidRPr="00982A91">
        <w:rPr>
          <w:rFonts w:ascii="Times New Roman" w:eastAsia="Times New Roman" w:hAnsi="Times New Roman" w:cs="Times New Roman"/>
        </w:rPr>
        <w:t xml:space="preserve"> highly correlated with one another also introduce redundancy in the data set</w:t>
      </w:r>
      <w:r w:rsidR="005D4098">
        <w:rPr>
          <w:rFonts w:ascii="Times New Roman" w:eastAsia="Times New Roman" w:hAnsi="Times New Roman" w:cs="Times New Roman"/>
        </w:rPr>
        <w:t>,</w:t>
      </w:r>
      <w:r w:rsidR="3BA01612" w:rsidRPr="00982A91">
        <w:rPr>
          <w:rFonts w:ascii="Times New Roman" w:eastAsia="Times New Roman" w:hAnsi="Times New Roman" w:cs="Times New Roman"/>
        </w:rPr>
        <w:t xml:space="preserve"> therefore</w:t>
      </w:r>
      <w:r w:rsidR="00AB3FE3" w:rsidRPr="00982A91">
        <w:rPr>
          <w:rFonts w:ascii="Times New Roman" w:eastAsia="Times New Roman" w:hAnsi="Times New Roman" w:cs="Times New Roman"/>
        </w:rPr>
        <w:t>,</w:t>
      </w:r>
      <w:r w:rsidR="3BA01612" w:rsidRPr="00982A91">
        <w:rPr>
          <w:rFonts w:ascii="Times New Roman" w:eastAsia="Times New Roman" w:hAnsi="Times New Roman" w:cs="Times New Roman"/>
        </w:rPr>
        <w:t xml:space="preserve"> we </w:t>
      </w:r>
      <w:r w:rsidR="00AB3FE3" w:rsidRPr="00982A91">
        <w:rPr>
          <w:rFonts w:ascii="Times New Roman" w:eastAsia="Times New Roman" w:hAnsi="Times New Roman" w:cs="Times New Roman"/>
        </w:rPr>
        <w:t xml:space="preserve">choose </w:t>
      </w:r>
      <w:r w:rsidR="3BA01612" w:rsidRPr="00982A91">
        <w:rPr>
          <w:rFonts w:ascii="Times New Roman" w:eastAsia="Times New Roman" w:hAnsi="Times New Roman" w:cs="Times New Roman"/>
        </w:rPr>
        <w:t>to delete</w:t>
      </w:r>
      <w:r w:rsidR="00D36E02">
        <w:rPr>
          <w:rFonts w:ascii="Times New Roman" w:eastAsia="Times New Roman" w:hAnsi="Times New Roman" w:cs="Times New Roman"/>
        </w:rPr>
        <w:t xml:space="preserve"> the following columns</w:t>
      </w:r>
      <w:r w:rsidR="3BA01612" w:rsidRPr="00982A91">
        <w:rPr>
          <w:rFonts w:ascii="Times New Roman" w:eastAsia="Times New Roman" w:hAnsi="Times New Roman" w:cs="Times New Roman"/>
        </w:rPr>
        <w:t xml:space="preserve"> that have correlation rate above 0.7</w:t>
      </w:r>
      <w:r w:rsidR="00D36E02">
        <w:rPr>
          <w:rFonts w:ascii="Times New Roman" w:eastAsia="Times New Roman" w:hAnsi="Times New Roman" w:cs="Times New Roman"/>
        </w:rPr>
        <w:t xml:space="preserve">: </w:t>
      </w:r>
      <w:r w:rsidR="58C059CC" w:rsidRPr="00982A91">
        <w:rPr>
          <w:rFonts w:ascii="Times New Roman" w:eastAsia="Times New Roman" w:hAnsi="Times New Roman" w:cs="Times New Roman"/>
        </w:rPr>
        <w:t>'X1stFlrSF', '</w:t>
      </w:r>
      <w:proofErr w:type="spellStart"/>
      <w:r w:rsidR="58C059CC" w:rsidRPr="00982A91">
        <w:rPr>
          <w:rFonts w:ascii="Times New Roman" w:eastAsia="Times New Roman" w:hAnsi="Times New Roman" w:cs="Times New Roman"/>
        </w:rPr>
        <w:t>GarageCars</w:t>
      </w:r>
      <w:proofErr w:type="spellEnd"/>
      <w:r w:rsidR="58C059CC" w:rsidRPr="00982A91">
        <w:rPr>
          <w:rFonts w:ascii="Times New Roman" w:eastAsia="Times New Roman" w:hAnsi="Times New Roman" w:cs="Times New Roman"/>
        </w:rPr>
        <w:t>',</w:t>
      </w:r>
      <w:r w:rsidR="00D36E02">
        <w:rPr>
          <w:rFonts w:ascii="Times New Roman" w:eastAsia="Times New Roman" w:hAnsi="Times New Roman" w:cs="Times New Roman"/>
        </w:rPr>
        <w:t xml:space="preserve"> </w:t>
      </w:r>
      <w:r w:rsidR="58C059CC" w:rsidRPr="00982A91">
        <w:rPr>
          <w:rFonts w:ascii="Times New Roman" w:eastAsia="Times New Roman" w:hAnsi="Times New Roman" w:cs="Times New Roman"/>
        </w:rPr>
        <w:t>'</w:t>
      </w:r>
      <w:proofErr w:type="spellStart"/>
      <w:r w:rsidR="58C059CC" w:rsidRPr="00982A91">
        <w:rPr>
          <w:rFonts w:ascii="Times New Roman" w:eastAsia="Times New Roman" w:hAnsi="Times New Roman" w:cs="Times New Roman"/>
        </w:rPr>
        <w:t>GarageYrBlt</w:t>
      </w:r>
      <w:proofErr w:type="spellEnd"/>
      <w:r w:rsidR="58C059CC" w:rsidRPr="00982A91">
        <w:rPr>
          <w:rFonts w:ascii="Times New Roman" w:eastAsia="Times New Roman" w:hAnsi="Times New Roman" w:cs="Times New Roman"/>
        </w:rPr>
        <w:t>',</w:t>
      </w:r>
      <w:r w:rsidR="00D36E02">
        <w:rPr>
          <w:rFonts w:ascii="Times New Roman" w:eastAsia="Times New Roman" w:hAnsi="Times New Roman" w:cs="Times New Roman"/>
        </w:rPr>
        <w:t xml:space="preserve"> </w:t>
      </w:r>
      <w:r w:rsidR="58C059CC" w:rsidRPr="00982A91">
        <w:rPr>
          <w:rFonts w:ascii="Times New Roman" w:eastAsia="Times New Roman" w:hAnsi="Times New Roman" w:cs="Times New Roman"/>
        </w:rPr>
        <w:t>'</w:t>
      </w:r>
      <w:proofErr w:type="spellStart"/>
      <w:r w:rsidR="58C059CC" w:rsidRPr="00982A91">
        <w:rPr>
          <w:rFonts w:ascii="Times New Roman" w:eastAsia="Times New Roman" w:hAnsi="Times New Roman" w:cs="Times New Roman"/>
        </w:rPr>
        <w:t>FireplaceQu</w:t>
      </w:r>
      <w:proofErr w:type="spellEnd"/>
      <w:r w:rsidR="58C059CC" w:rsidRPr="00982A91">
        <w:rPr>
          <w:rFonts w:ascii="Times New Roman" w:eastAsia="Times New Roman" w:hAnsi="Times New Roman" w:cs="Times New Roman"/>
        </w:rPr>
        <w:t>',</w:t>
      </w:r>
      <w:r w:rsidR="00D36E02">
        <w:rPr>
          <w:rFonts w:ascii="Times New Roman" w:eastAsia="Times New Roman" w:hAnsi="Times New Roman" w:cs="Times New Roman"/>
        </w:rPr>
        <w:t xml:space="preserve"> </w:t>
      </w:r>
      <w:r w:rsidR="58C059CC" w:rsidRPr="00982A91">
        <w:rPr>
          <w:rFonts w:ascii="Times New Roman" w:eastAsia="Times New Roman" w:hAnsi="Times New Roman" w:cs="Times New Roman"/>
        </w:rPr>
        <w:t>'</w:t>
      </w:r>
      <w:proofErr w:type="spellStart"/>
      <w:r w:rsidR="58C059CC" w:rsidRPr="00982A91">
        <w:rPr>
          <w:rFonts w:ascii="Times New Roman" w:eastAsia="Times New Roman" w:hAnsi="Times New Roman" w:cs="Times New Roman"/>
        </w:rPr>
        <w:t>GarageCond</w:t>
      </w:r>
      <w:proofErr w:type="spellEnd"/>
      <w:r w:rsidR="58C059CC" w:rsidRPr="00982A91">
        <w:rPr>
          <w:rFonts w:ascii="Times New Roman" w:eastAsia="Times New Roman" w:hAnsi="Times New Roman" w:cs="Times New Roman"/>
        </w:rPr>
        <w:t>',</w:t>
      </w:r>
      <w:r w:rsidR="00D36E02">
        <w:rPr>
          <w:rFonts w:ascii="Times New Roman" w:eastAsia="Times New Roman" w:hAnsi="Times New Roman" w:cs="Times New Roman"/>
        </w:rPr>
        <w:t xml:space="preserve"> </w:t>
      </w:r>
      <w:r w:rsidR="58C059CC" w:rsidRPr="00982A91">
        <w:rPr>
          <w:rFonts w:ascii="Times New Roman" w:eastAsia="Times New Roman" w:hAnsi="Times New Roman" w:cs="Times New Roman"/>
        </w:rPr>
        <w:t>'</w:t>
      </w:r>
      <w:proofErr w:type="spellStart"/>
      <w:r w:rsidR="58C059CC" w:rsidRPr="00982A91">
        <w:rPr>
          <w:rFonts w:ascii="Times New Roman" w:eastAsia="Times New Roman" w:hAnsi="Times New Roman" w:cs="Times New Roman"/>
        </w:rPr>
        <w:t>PoolQC</w:t>
      </w:r>
      <w:proofErr w:type="spellEnd"/>
      <w:r w:rsidR="58C059CC" w:rsidRPr="00982A91">
        <w:rPr>
          <w:rFonts w:ascii="Times New Roman" w:eastAsia="Times New Roman" w:hAnsi="Times New Roman" w:cs="Times New Roman"/>
        </w:rPr>
        <w:t>',</w:t>
      </w:r>
      <w:r w:rsidR="00D36E02">
        <w:rPr>
          <w:rFonts w:ascii="Times New Roman" w:eastAsia="Times New Roman" w:hAnsi="Times New Roman" w:cs="Times New Roman"/>
        </w:rPr>
        <w:t xml:space="preserve"> </w:t>
      </w:r>
      <w:r w:rsidR="58C059CC" w:rsidRPr="00982A91">
        <w:rPr>
          <w:rFonts w:ascii="Times New Roman" w:eastAsia="Times New Roman" w:hAnsi="Times New Roman" w:cs="Times New Roman"/>
        </w:rPr>
        <w:t>'BsmtFinType1',</w:t>
      </w:r>
      <w:r w:rsidR="00D36E02">
        <w:rPr>
          <w:rFonts w:ascii="Times New Roman" w:eastAsia="Times New Roman" w:hAnsi="Times New Roman" w:cs="Times New Roman"/>
        </w:rPr>
        <w:t xml:space="preserve"> </w:t>
      </w:r>
      <w:r w:rsidR="58C059CC" w:rsidRPr="00982A91">
        <w:rPr>
          <w:rFonts w:ascii="Times New Roman" w:eastAsia="Times New Roman" w:hAnsi="Times New Roman" w:cs="Times New Roman"/>
        </w:rPr>
        <w:t>'BsmtFinType2'</w:t>
      </w:r>
      <w:r w:rsidR="00D36E02">
        <w:rPr>
          <w:rFonts w:ascii="Times New Roman" w:eastAsia="Times New Roman" w:hAnsi="Times New Roman" w:cs="Times New Roman"/>
        </w:rPr>
        <w:t>.</w:t>
      </w:r>
    </w:p>
    <w:p w14:paraId="5F9FB323" w14:textId="5099394C" w:rsidR="20AA0E2F" w:rsidRPr="00982A91" w:rsidRDefault="00542B1A" w:rsidP="00982A91">
      <w:pPr>
        <w:rPr>
          <w:rFonts w:ascii="Times New Roman" w:hAnsi="Times New Roman" w:cs="Times New Roman"/>
        </w:rPr>
      </w:pPr>
      <w:r>
        <w:rPr>
          <w:rFonts w:ascii="Times New Roman" w:hAnsi="Times New Roman" w:cs="Times New Roman"/>
        </w:rPr>
        <w:t>Finally, i</w:t>
      </w:r>
      <w:r w:rsidR="00AB3FE3" w:rsidRPr="00982A91">
        <w:rPr>
          <w:rFonts w:ascii="Times New Roman" w:hAnsi="Times New Roman" w:cs="Times New Roman"/>
        </w:rPr>
        <w:t xml:space="preserve">n </w:t>
      </w:r>
      <w:hyperlink w:anchor="Graphic_19" w:history="1">
        <w:r w:rsidR="00AB3FE3" w:rsidRPr="00982A91">
          <w:rPr>
            <w:rStyle w:val="Hyperlink"/>
            <w:rFonts w:ascii="Times New Roman" w:hAnsi="Times New Roman" w:cs="Times New Roman"/>
          </w:rPr>
          <w:t>graphic 19</w:t>
        </w:r>
      </w:hyperlink>
      <w:r w:rsidR="00AB3FE3" w:rsidRPr="00982A91">
        <w:rPr>
          <w:rFonts w:ascii="Times New Roman" w:hAnsi="Times New Roman" w:cs="Times New Roman"/>
        </w:rPr>
        <w:t xml:space="preserve"> we see that</w:t>
      </w:r>
      <w:r w:rsidR="5EC1454B" w:rsidRPr="00982A91">
        <w:rPr>
          <w:rFonts w:ascii="Times New Roman" w:hAnsi="Times New Roman" w:cs="Times New Roman"/>
        </w:rPr>
        <w:t xml:space="preserve"> there are two highly influential points in the dataset, observation 1299 and 524, as we look </w:t>
      </w:r>
      <w:r w:rsidR="53BFBE84" w:rsidRPr="00982A91">
        <w:rPr>
          <w:rFonts w:ascii="Times New Roman" w:hAnsi="Times New Roman" w:cs="Times New Roman"/>
        </w:rPr>
        <w:t>closely</w:t>
      </w:r>
      <w:r w:rsidR="5EC1454B" w:rsidRPr="00982A91">
        <w:rPr>
          <w:rFonts w:ascii="Times New Roman" w:hAnsi="Times New Roman" w:cs="Times New Roman"/>
        </w:rPr>
        <w:t xml:space="preserve">, both observations </w:t>
      </w:r>
      <w:r w:rsidR="7ED599B2" w:rsidRPr="00982A91">
        <w:rPr>
          <w:rFonts w:ascii="Times New Roman" w:hAnsi="Times New Roman" w:cs="Times New Roman"/>
        </w:rPr>
        <w:t>have</w:t>
      </w:r>
      <w:r w:rsidR="5EC1454B" w:rsidRPr="00982A91">
        <w:rPr>
          <w:rFonts w:ascii="Times New Roman" w:hAnsi="Times New Roman" w:cs="Times New Roman"/>
        </w:rPr>
        <w:t xml:space="preserve"> disproportionally </w:t>
      </w:r>
      <w:r w:rsidR="4B216B1F" w:rsidRPr="00982A91">
        <w:rPr>
          <w:rFonts w:ascii="Times New Roman" w:hAnsi="Times New Roman" w:cs="Times New Roman"/>
        </w:rPr>
        <w:t>large</w:t>
      </w:r>
      <w:r w:rsidR="5EC1454B" w:rsidRPr="00982A91">
        <w:rPr>
          <w:rFonts w:ascii="Times New Roman" w:hAnsi="Times New Roman" w:cs="Times New Roman"/>
        </w:rPr>
        <w:t xml:space="preserve"> living area, but low sale price</w:t>
      </w:r>
      <w:r w:rsidR="154E6448" w:rsidRPr="00982A91">
        <w:rPr>
          <w:rFonts w:ascii="Times New Roman" w:hAnsi="Times New Roman" w:cs="Times New Roman"/>
        </w:rPr>
        <w:t>, we think that it is likely these data points could be introduced by error and practically</w:t>
      </w:r>
      <w:r w:rsidR="4E474C1E" w:rsidRPr="00982A91">
        <w:rPr>
          <w:rFonts w:ascii="Times New Roman" w:hAnsi="Times New Roman" w:cs="Times New Roman"/>
        </w:rPr>
        <w:t xml:space="preserve"> will not be helpful for the model we are providing</w:t>
      </w:r>
      <w:r w:rsidR="154E6448" w:rsidRPr="00982A91">
        <w:rPr>
          <w:rFonts w:ascii="Times New Roman" w:hAnsi="Times New Roman" w:cs="Times New Roman"/>
        </w:rPr>
        <w:t>, we choose to delete both observation 524 and 1299</w:t>
      </w:r>
      <w:r w:rsidR="00AB3FE3" w:rsidRPr="00982A91">
        <w:rPr>
          <w:rFonts w:ascii="Times New Roman" w:hAnsi="Times New Roman" w:cs="Times New Roman"/>
        </w:rPr>
        <w:t>.</w:t>
      </w:r>
    </w:p>
    <w:p w14:paraId="7582051C" w14:textId="646FA6CB" w:rsidR="7F9A9194" w:rsidRPr="00982A91" w:rsidRDefault="7F9A9194" w:rsidP="00982A91">
      <w:pPr>
        <w:pStyle w:val="Heading2"/>
        <w:spacing w:before="0" w:after="160"/>
        <w:jc w:val="center"/>
        <w:rPr>
          <w:rFonts w:ascii="Times New Roman" w:eastAsia="Times New Roman" w:hAnsi="Times New Roman" w:cs="Times New Roman"/>
          <w:b/>
          <w:sz w:val="22"/>
          <w:szCs w:val="22"/>
        </w:rPr>
      </w:pPr>
      <w:r w:rsidRPr="00982A91">
        <w:rPr>
          <w:rFonts w:ascii="Times New Roman" w:eastAsia="Times New Roman" w:hAnsi="Times New Roman" w:cs="Times New Roman"/>
          <w:b/>
          <w:bCs/>
          <w:color w:val="auto"/>
          <w:sz w:val="22"/>
          <w:szCs w:val="22"/>
        </w:rPr>
        <w:t>Model</w:t>
      </w:r>
      <w:r w:rsidRPr="00982A91">
        <w:rPr>
          <w:rFonts w:ascii="Times New Roman" w:eastAsia="Times New Roman" w:hAnsi="Times New Roman" w:cs="Times New Roman"/>
          <w:b/>
          <w:sz w:val="22"/>
          <w:szCs w:val="22"/>
        </w:rPr>
        <w:t xml:space="preserve"> </w:t>
      </w:r>
      <w:r w:rsidRPr="00982A91">
        <w:rPr>
          <w:rFonts w:ascii="Times New Roman" w:eastAsia="Times New Roman" w:hAnsi="Times New Roman" w:cs="Times New Roman"/>
          <w:b/>
          <w:bCs/>
          <w:color w:val="auto"/>
          <w:sz w:val="22"/>
          <w:szCs w:val="22"/>
        </w:rPr>
        <w:t>Selection</w:t>
      </w:r>
      <w:r w:rsidRPr="00982A91">
        <w:rPr>
          <w:rFonts w:ascii="Times New Roman" w:eastAsia="Times New Roman" w:hAnsi="Times New Roman" w:cs="Times New Roman"/>
          <w:b/>
          <w:sz w:val="22"/>
          <w:szCs w:val="22"/>
        </w:rPr>
        <w:t xml:space="preserve"> </w:t>
      </w:r>
    </w:p>
    <w:p w14:paraId="4F21E433" w14:textId="5912294E" w:rsidR="6D4CD787" w:rsidRPr="00982A91" w:rsidRDefault="6D4CD787" w:rsidP="00982A91">
      <w:pPr>
        <w:rPr>
          <w:rFonts w:ascii="Times New Roman" w:eastAsia="Times New Roman" w:hAnsi="Times New Roman" w:cs="Times New Roman"/>
        </w:rPr>
      </w:pPr>
      <w:r w:rsidRPr="00982A91">
        <w:rPr>
          <w:rFonts w:ascii="Times New Roman" w:eastAsia="Times New Roman" w:hAnsi="Times New Roman" w:cs="Times New Roman"/>
        </w:rPr>
        <w:t xml:space="preserve">After removing noise and redundancies in the data </w:t>
      </w:r>
      <w:r w:rsidR="74A244EA" w:rsidRPr="00982A91">
        <w:rPr>
          <w:rFonts w:ascii="Times New Roman" w:eastAsia="Times New Roman" w:hAnsi="Times New Roman" w:cs="Times New Roman"/>
        </w:rPr>
        <w:t>set,</w:t>
      </w:r>
      <w:r w:rsidRPr="00982A91">
        <w:rPr>
          <w:rFonts w:ascii="Times New Roman" w:eastAsia="Times New Roman" w:hAnsi="Times New Roman" w:cs="Times New Roman"/>
        </w:rPr>
        <w:t xml:space="preserve"> we are ready to run our forward selection</w:t>
      </w:r>
      <w:r w:rsidR="000706A9">
        <w:rPr>
          <w:rFonts w:ascii="Times New Roman" w:eastAsia="Times New Roman" w:hAnsi="Times New Roman" w:cs="Times New Roman"/>
        </w:rPr>
        <w:t xml:space="preserve">. Below, we have the columns that each method selected. </w:t>
      </w:r>
    </w:p>
    <w:p w14:paraId="2C106231" w14:textId="34D3E4D3" w:rsidR="3FB6E4F5" w:rsidRPr="00982A91" w:rsidRDefault="08036107" w:rsidP="00551065">
      <w:pPr>
        <w:spacing w:after="0"/>
        <w:rPr>
          <w:rFonts w:ascii="Times New Roman" w:eastAsia="Times New Roman" w:hAnsi="Times New Roman" w:cs="Times New Roman"/>
        </w:rPr>
      </w:pPr>
      <w:r w:rsidRPr="00982A91">
        <w:rPr>
          <w:rFonts w:ascii="Times New Roman" w:eastAsia="Times New Roman" w:hAnsi="Times New Roman" w:cs="Times New Roman"/>
        </w:rPr>
        <w:t>Forward Selection</w:t>
      </w:r>
      <w:r w:rsidR="5E63E317" w:rsidRPr="00982A91">
        <w:rPr>
          <w:rFonts w:ascii="Times New Roman" w:eastAsia="Times New Roman" w:hAnsi="Times New Roman" w:cs="Times New Roman"/>
        </w:rPr>
        <w:t xml:space="preserve"> (Columns)</w:t>
      </w:r>
      <w:r w:rsidRPr="00982A91">
        <w:rPr>
          <w:rFonts w:ascii="Times New Roman" w:eastAsia="Times New Roman" w:hAnsi="Times New Roman" w:cs="Times New Roman"/>
        </w:rPr>
        <w:t>:</w:t>
      </w:r>
      <w:r w:rsidR="0F783D6E" w:rsidRPr="00982A91">
        <w:rPr>
          <w:rFonts w:ascii="Times New Roman" w:eastAsia="Times New Roman" w:hAnsi="Times New Roman" w:cs="Times New Roman"/>
        </w:rPr>
        <w:t xml:space="preserve"> </w:t>
      </w:r>
    </w:p>
    <w:p w14:paraId="3A333660" w14:textId="19CD8DF8" w:rsidR="3FB6E4F5" w:rsidRPr="00551065" w:rsidRDefault="0F783D6E" w:rsidP="00551065">
      <w:pPr>
        <w:pStyle w:val="ListParagraph"/>
        <w:numPr>
          <w:ilvl w:val="0"/>
          <w:numId w:val="9"/>
        </w:numPr>
        <w:rPr>
          <w:rFonts w:ascii="Times New Roman" w:eastAsia="Times New Roman" w:hAnsi="Times New Roman" w:cs="Times New Roman"/>
        </w:rPr>
      </w:pPr>
      <w:proofErr w:type="spellStart"/>
      <w:r w:rsidRPr="00551065">
        <w:rPr>
          <w:rFonts w:ascii="Times New Roman" w:eastAsia="Times New Roman" w:hAnsi="Times New Roman" w:cs="Times New Roman"/>
        </w:rPr>
        <w:t>MSSubClass</w:t>
      </w:r>
      <w:proofErr w:type="spellEnd"/>
      <w:r w:rsidR="00D36E02" w:rsidRPr="00551065">
        <w:rPr>
          <w:rFonts w:ascii="Times New Roman" w:eastAsia="Times New Roman" w:hAnsi="Times New Roman" w:cs="Times New Roman"/>
        </w:rPr>
        <w:t xml:space="preserve"> </w:t>
      </w:r>
      <w:proofErr w:type="spellStart"/>
      <w:r w:rsidRPr="00551065">
        <w:rPr>
          <w:rFonts w:ascii="Times New Roman" w:eastAsia="Times New Roman" w:hAnsi="Times New Roman" w:cs="Times New Roman"/>
        </w:rPr>
        <w:t>LotArea</w:t>
      </w:r>
      <w:proofErr w:type="spellEnd"/>
      <w:r w:rsidRPr="00551065">
        <w:rPr>
          <w:rFonts w:ascii="Times New Roman" w:eastAsia="Times New Roman" w:hAnsi="Times New Roman" w:cs="Times New Roman"/>
        </w:rPr>
        <w:t xml:space="preserve"> </w:t>
      </w:r>
      <w:proofErr w:type="spellStart"/>
      <w:r w:rsidRPr="00551065">
        <w:rPr>
          <w:rFonts w:ascii="Times New Roman" w:eastAsia="Times New Roman" w:hAnsi="Times New Roman" w:cs="Times New Roman"/>
        </w:rPr>
        <w:t>OverallQual</w:t>
      </w:r>
      <w:proofErr w:type="spellEnd"/>
      <w:r w:rsidRPr="00551065">
        <w:rPr>
          <w:rFonts w:ascii="Times New Roman" w:eastAsia="Times New Roman" w:hAnsi="Times New Roman" w:cs="Times New Roman"/>
        </w:rPr>
        <w:t xml:space="preserve"> </w:t>
      </w:r>
      <w:proofErr w:type="spellStart"/>
      <w:r w:rsidRPr="00551065">
        <w:rPr>
          <w:rFonts w:ascii="Times New Roman" w:eastAsia="Times New Roman" w:hAnsi="Times New Roman" w:cs="Times New Roman"/>
        </w:rPr>
        <w:t>OverallCond</w:t>
      </w:r>
      <w:proofErr w:type="spellEnd"/>
      <w:r w:rsidRPr="00551065">
        <w:rPr>
          <w:rFonts w:ascii="Times New Roman" w:eastAsia="Times New Roman" w:hAnsi="Times New Roman" w:cs="Times New Roman"/>
        </w:rPr>
        <w:t xml:space="preserve"> </w:t>
      </w:r>
      <w:proofErr w:type="spellStart"/>
      <w:r w:rsidRPr="00551065">
        <w:rPr>
          <w:rFonts w:ascii="Times New Roman" w:eastAsia="Times New Roman" w:hAnsi="Times New Roman" w:cs="Times New Roman"/>
        </w:rPr>
        <w:t>YearBuilt</w:t>
      </w:r>
      <w:proofErr w:type="spellEnd"/>
      <w:r w:rsidRPr="00551065">
        <w:rPr>
          <w:rFonts w:ascii="Times New Roman" w:eastAsia="Times New Roman" w:hAnsi="Times New Roman" w:cs="Times New Roman"/>
        </w:rPr>
        <w:t xml:space="preserve"> </w:t>
      </w:r>
      <w:proofErr w:type="spellStart"/>
      <w:r w:rsidRPr="00551065">
        <w:rPr>
          <w:rFonts w:ascii="Times New Roman" w:eastAsia="Times New Roman" w:hAnsi="Times New Roman" w:cs="Times New Roman"/>
        </w:rPr>
        <w:t>MasVnrArea</w:t>
      </w:r>
      <w:proofErr w:type="spellEnd"/>
      <w:r w:rsidRPr="00551065">
        <w:rPr>
          <w:rFonts w:ascii="Times New Roman" w:eastAsia="Times New Roman" w:hAnsi="Times New Roman" w:cs="Times New Roman"/>
        </w:rPr>
        <w:t xml:space="preserve"> </w:t>
      </w:r>
      <w:proofErr w:type="spellStart"/>
      <w:r w:rsidRPr="00551065">
        <w:rPr>
          <w:rFonts w:ascii="Times New Roman" w:eastAsia="Times New Roman" w:hAnsi="Times New Roman" w:cs="Times New Roman"/>
        </w:rPr>
        <w:t>ExterQual</w:t>
      </w:r>
      <w:proofErr w:type="spellEnd"/>
      <w:r w:rsidRPr="00551065">
        <w:rPr>
          <w:rFonts w:ascii="Times New Roman" w:eastAsia="Times New Roman" w:hAnsi="Times New Roman" w:cs="Times New Roman"/>
        </w:rPr>
        <w:t xml:space="preserve"> </w:t>
      </w:r>
      <w:proofErr w:type="spellStart"/>
      <w:r w:rsidRPr="00551065">
        <w:rPr>
          <w:rFonts w:ascii="Times New Roman" w:eastAsia="Times New Roman" w:hAnsi="Times New Roman" w:cs="Times New Roman"/>
        </w:rPr>
        <w:t>ExterCond</w:t>
      </w:r>
      <w:proofErr w:type="spellEnd"/>
      <w:r w:rsidRPr="00551065">
        <w:rPr>
          <w:rFonts w:ascii="Times New Roman" w:eastAsia="Times New Roman" w:hAnsi="Times New Roman" w:cs="Times New Roman"/>
        </w:rPr>
        <w:t xml:space="preserve"> </w:t>
      </w:r>
      <w:proofErr w:type="spellStart"/>
      <w:r w:rsidRPr="00551065">
        <w:rPr>
          <w:rFonts w:ascii="Times New Roman" w:eastAsia="Times New Roman" w:hAnsi="Times New Roman" w:cs="Times New Roman"/>
        </w:rPr>
        <w:t>BsmtQual</w:t>
      </w:r>
      <w:proofErr w:type="spellEnd"/>
      <w:r w:rsidRPr="00551065">
        <w:rPr>
          <w:rFonts w:ascii="Times New Roman" w:eastAsia="Times New Roman" w:hAnsi="Times New Roman" w:cs="Times New Roman"/>
        </w:rPr>
        <w:t xml:space="preserve"> </w:t>
      </w:r>
      <w:proofErr w:type="spellStart"/>
      <w:r w:rsidRPr="00551065">
        <w:rPr>
          <w:rFonts w:ascii="Times New Roman" w:eastAsia="Times New Roman" w:hAnsi="Times New Roman" w:cs="Times New Roman"/>
        </w:rPr>
        <w:t>BsmtCond</w:t>
      </w:r>
      <w:proofErr w:type="spellEnd"/>
      <w:r w:rsidRPr="00551065">
        <w:rPr>
          <w:rFonts w:ascii="Times New Roman" w:eastAsia="Times New Roman" w:hAnsi="Times New Roman" w:cs="Times New Roman"/>
        </w:rPr>
        <w:t xml:space="preserve"> </w:t>
      </w:r>
      <w:proofErr w:type="spellStart"/>
      <w:r w:rsidRPr="00551065">
        <w:rPr>
          <w:rFonts w:ascii="Times New Roman" w:eastAsia="Times New Roman" w:hAnsi="Times New Roman" w:cs="Times New Roman"/>
        </w:rPr>
        <w:t>BsmtExposure</w:t>
      </w:r>
      <w:proofErr w:type="spellEnd"/>
      <w:r w:rsidRPr="00551065">
        <w:rPr>
          <w:rFonts w:ascii="Times New Roman" w:eastAsia="Times New Roman" w:hAnsi="Times New Roman" w:cs="Times New Roman"/>
        </w:rPr>
        <w:t xml:space="preserve"> BsmtFinSF1 BsmtFinSF2 </w:t>
      </w:r>
      <w:proofErr w:type="spellStart"/>
      <w:r w:rsidRPr="00551065">
        <w:rPr>
          <w:rFonts w:ascii="Times New Roman" w:eastAsia="Times New Roman" w:hAnsi="Times New Roman" w:cs="Times New Roman"/>
        </w:rPr>
        <w:t>TotalBsmtSF</w:t>
      </w:r>
      <w:proofErr w:type="spellEnd"/>
      <w:r w:rsidRPr="00551065">
        <w:rPr>
          <w:rFonts w:ascii="Times New Roman" w:eastAsia="Times New Roman" w:hAnsi="Times New Roman" w:cs="Times New Roman"/>
        </w:rPr>
        <w:t xml:space="preserve"> </w:t>
      </w:r>
      <w:proofErr w:type="spellStart"/>
      <w:r w:rsidRPr="00551065">
        <w:rPr>
          <w:rFonts w:ascii="Times New Roman" w:eastAsia="Times New Roman" w:hAnsi="Times New Roman" w:cs="Times New Roman"/>
        </w:rPr>
        <w:t>GrLivArea</w:t>
      </w:r>
      <w:proofErr w:type="spellEnd"/>
      <w:r w:rsidRPr="00551065">
        <w:rPr>
          <w:rFonts w:ascii="Times New Roman" w:eastAsia="Times New Roman" w:hAnsi="Times New Roman" w:cs="Times New Roman"/>
        </w:rPr>
        <w:t xml:space="preserve"> </w:t>
      </w:r>
      <w:proofErr w:type="spellStart"/>
      <w:r w:rsidRPr="00551065">
        <w:rPr>
          <w:rFonts w:ascii="Times New Roman" w:eastAsia="Times New Roman" w:hAnsi="Times New Roman" w:cs="Times New Roman"/>
        </w:rPr>
        <w:t>BedroomAbvGr</w:t>
      </w:r>
      <w:proofErr w:type="spellEnd"/>
      <w:r w:rsidRPr="00551065">
        <w:rPr>
          <w:rFonts w:ascii="Times New Roman" w:eastAsia="Times New Roman" w:hAnsi="Times New Roman" w:cs="Times New Roman"/>
        </w:rPr>
        <w:t xml:space="preserve"> </w:t>
      </w:r>
      <w:proofErr w:type="spellStart"/>
      <w:r w:rsidRPr="00551065">
        <w:rPr>
          <w:rFonts w:ascii="Times New Roman" w:eastAsia="Times New Roman" w:hAnsi="Times New Roman" w:cs="Times New Roman"/>
        </w:rPr>
        <w:t>KitchenAbvGr</w:t>
      </w:r>
      <w:proofErr w:type="spellEnd"/>
      <w:r w:rsidRPr="00551065">
        <w:rPr>
          <w:rFonts w:ascii="Times New Roman" w:eastAsia="Times New Roman" w:hAnsi="Times New Roman" w:cs="Times New Roman"/>
        </w:rPr>
        <w:t xml:space="preserve"> </w:t>
      </w:r>
      <w:proofErr w:type="spellStart"/>
      <w:r w:rsidRPr="00551065">
        <w:rPr>
          <w:rFonts w:ascii="Times New Roman" w:eastAsia="Times New Roman" w:hAnsi="Times New Roman" w:cs="Times New Roman"/>
        </w:rPr>
        <w:t>KitchenQual</w:t>
      </w:r>
      <w:proofErr w:type="spellEnd"/>
      <w:r w:rsidRPr="00551065">
        <w:rPr>
          <w:rFonts w:ascii="Times New Roman" w:eastAsia="Times New Roman" w:hAnsi="Times New Roman" w:cs="Times New Roman"/>
        </w:rPr>
        <w:t xml:space="preserve"> </w:t>
      </w:r>
      <w:proofErr w:type="spellStart"/>
      <w:r w:rsidRPr="00551065">
        <w:rPr>
          <w:rFonts w:ascii="Times New Roman" w:eastAsia="Times New Roman" w:hAnsi="Times New Roman" w:cs="Times New Roman"/>
        </w:rPr>
        <w:t>GarageArea</w:t>
      </w:r>
      <w:proofErr w:type="spellEnd"/>
      <w:r w:rsidRPr="00551065">
        <w:rPr>
          <w:rFonts w:ascii="Times New Roman" w:eastAsia="Times New Roman" w:hAnsi="Times New Roman" w:cs="Times New Roman"/>
        </w:rPr>
        <w:t xml:space="preserve"> </w:t>
      </w:r>
      <w:proofErr w:type="spellStart"/>
      <w:r w:rsidRPr="00551065">
        <w:rPr>
          <w:rFonts w:ascii="Times New Roman" w:eastAsia="Times New Roman" w:hAnsi="Times New Roman" w:cs="Times New Roman"/>
        </w:rPr>
        <w:t>WoodDeckSF</w:t>
      </w:r>
      <w:proofErr w:type="spellEnd"/>
      <w:r w:rsidRPr="00551065">
        <w:rPr>
          <w:rFonts w:ascii="Times New Roman" w:eastAsia="Times New Roman" w:hAnsi="Times New Roman" w:cs="Times New Roman"/>
        </w:rPr>
        <w:t xml:space="preserve"> </w:t>
      </w:r>
      <w:proofErr w:type="spellStart"/>
      <w:r w:rsidRPr="00551065">
        <w:rPr>
          <w:rFonts w:ascii="Times New Roman" w:eastAsia="Times New Roman" w:hAnsi="Times New Roman" w:cs="Times New Roman"/>
        </w:rPr>
        <w:t>OpenPorchSF</w:t>
      </w:r>
      <w:proofErr w:type="spellEnd"/>
      <w:r w:rsidRPr="00551065">
        <w:rPr>
          <w:rFonts w:ascii="Times New Roman" w:eastAsia="Times New Roman" w:hAnsi="Times New Roman" w:cs="Times New Roman"/>
        </w:rPr>
        <w:t xml:space="preserve"> X3SsnPorch </w:t>
      </w:r>
      <w:proofErr w:type="spellStart"/>
      <w:r w:rsidRPr="00551065">
        <w:rPr>
          <w:rFonts w:ascii="Times New Roman" w:eastAsia="Times New Roman" w:hAnsi="Times New Roman" w:cs="Times New Roman"/>
        </w:rPr>
        <w:t>ScreenPorch</w:t>
      </w:r>
      <w:proofErr w:type="spellEnd"/>
      <w:r w:rsidRPr="00551065">
        <w:rPr>
          <w:rFonts w:ascii="Times New Roman" w:eastAsia="Times New Roman" w:hAnsi="Times New Roman" w:cs="Times New Roman"/>
        </w:rPr>
        <w:t xml:space="preserve"> </w:t>
      </w:r>
      <w:proofErr w:type="spellStart"/>
      <w:r w:rsidRPr="00551065">
        <w:rPr>
          <w:rFonts w:ascii="Times New Roman" w:eastAsia="Times New Roman" w:hAnsi="Times New Roman" w:cs="Times New Roman"/>
        </w:rPr>
        <w:t>MoSold</w:t>
      </w:r>
      <w:proofErr w:type="spellEnd"/>
      <w:r w:rsidRPr="00551065">
        <w:rPr>
          <w:rFonts w:ascii="Times New Roman" w:eastAsia="Times New Roman" w:hAnsi="Times New Roman" w:cs="Times New Roman"/>
        </w:rPr>
        <w:t xml:space="preserve"> </w:t>
      </w:r>
      <w:proofErr w:type="spellStart"/>
      <w:r w:rsidRPr="00551065">
        <w:rPr>
          <w:rFonts w:ascii="Times New Roman" w:eastAsia="Times New Roman" w:hAnsi="Times New Roman" w:cs="Times New Roman"/>
        </w:rPr>
        <w:t>LotConfig</w:t>
      </w:r>
      <w:proofErr w:type="spellEnd"/>
      <w:r w:rsidRPr="00551065">
        <w:rPr>
          <w:rFonts w:ascii="Times New Roman" w:eastAsia="Times New Roman" w:hAnsi="Times New Roman" w:cs="Times New Roman"/>
        </w:rPr>
        <w:t xml:space="preserve"> Neighborhood Condition1 </w:t>
      </w:r>
      <w:proofErr w:type="spellStart"/>
      <w:r w:rsidRPr="00551065">
        <w:rPr>
          <w:rFonts w:ascii="Times New Roman" w:eastAsia="Times New Roman" w:hAnsi="Times New Roman" w:cs="Times New Roman"/>
        </w:rPr>
        <w:t>BldgType</w:t>
      </w:r>
      <w:proofErr w:type="spellEnd"/>
      <w:r w:rsidRPr="00551065">
        <w:rPr>
          <w:rFonts w:ascii="Times New Roman" w:eastAsia="Times New Roman" w:hAnsi="Times New Roman" w:cs="Times New Roman"/>
        </w:rPr>
        <w:t xml:space="preserve"> </w:t>
      </w:r>
      <w:proofErr w:type="spellStart"/>
      <w:r w:rsidRPr="00551065">
        <w:rPr>
          <w:rFonts w:ascii="Times New Roman" w:eastAsia="Times New Roman" w:hAnsi="Times New Roman" w:cs="Times New Roman"/>
        </w:rPr>
        <w:t>MasVnrType</w:t>
      </w:r>
      <w:proofErr w:type="spellEnd"/>
      <w:r w:rsidRPr="00551065">
        <w:rPr>
          <w:rFonts w:ascii="Times New Roman" w:eastAsia="Times New Roman" w:hAnsi="Times New Roman" w:cs="Times New Roman"/>
        </w:rPr>
        <w:t xml:space="preserve"> Foundation Functional </w:t>
      </w:r>
      <w:proofErr w:type="spellStart"/>
      <w:r w:rsidRPr="00551065">
        <w:rPr>
          <w:rFonts w:ascii="Times New Roman" w:eastAsia="Times New Roman" w:hAnsi="Times New Roman" w:cs="Times New Roman"/>
        </w:rPr>
        <w:t>GarageType</w:t>
      </w:r>
      <w:proofErr w:type="spellEnd"/>
      <w:r w:rsidRPr="00551065">
        <w:rPr>
          <w:rFonts w:ascii="Times New Roman" w:eastAsia="Times New Roman" w:hAnsi="Times New Roman" w:cs="Times New Roman"/>
        </w:rPr>
        <w:t xml:space="preserve"> </w:t>
      </w:r>
      <w:proofErr w:type="spellStart"/>
      <w:r w:rsidRPr="00551065">
        <w:rPr>
          <w:rFonts w:ascii="Times New Roman" w:eastAsia="Times New Roman" w:hAnsi="Times New Roman" w:cs="Times New Roman"/>
        </w:rPr>
        <w:t>SaleCondition</w:t>
      </w:r>
      <w:proofErr w:type="spellEnd"/>
    </w:p>
    <w:p w14:paraId="3A5F08D9" w14:textId="30DDFB43" w:rsidR="3FB6E4F5" w:rsidRPr="00982A91" w:rsidRDefault="62A6AAA6" w:rsidP="00551065">
      <w:pPr>
        <w:spacing w:after="0"/>
        <w:rPr>
          <w:rFonts w:ascii="Times New Roman" w:eastAsia="Times New Roman" w:hAnsi="Times New Roman" w:cs="Times New Roman"/>
        </w:rPr>
      </w:pPr>
      <w:r w:rsidRPr="00982A91">
        <w:rPr>
          <w:rFonts w:ascii="Times New Roman" w:eastAsia="Times New Roman" w:hAnsi="Times New Roman" w:cs="Times New Roman"/>
        </w:rPr>
        <w:t>Backward Selection</w:t>
      </w:r>
      <w:r w:rsidR="7EA508D5" w:rsidRPr="00982A91">
        <w:rPr>
          <w:rFonts w:ascii="Times New Roman" w:eastAsia="Times New Roman" w:hAnsi="Times New Roman" w:cs="Times New Roman"/>
        </w:rPr>
        <w:t xml:space="preserve"> (Columns)</w:t>
      </w:r>
      <w:r w:rsidRPr="00982A91">
        <w:rPr>
          <w:rFonts w:ascii="Times New Roman" w:eastAsia="Times New Roman" w:hAnsi="Times New Roman" w:cs="Times New Roman"/>
        </w:rPr>
        <w:t>:</w:t>
      </w:r>
    </w:p>
    <w:p w14:paraId="5F896EB4" w14:textId="2D8A4EE3" w:rsidR="3FB6E4F5" w:rsidRPr="00551065" w:rsidRDefault="451918CD" w:rsidP="00551065">
      <w:pPr>
        <w:pStyle w:val="ListParagraph"/>
        <w:numPr>
          <w:ilvl w:val="0"/>
          <w:numId w:val="9"/>
        </w:numPr>
        <w:rPr>
          <w:rFonts w:ascii="Times New Roman" w:eastAsia="Times New Roman" w:hAnsi="Times New Roman" w:cs="Times New Roman"/>
        </w:rPr>
      </w:pPr>
      <w:proofErr w:type="spellStart"/>
      <w:r w:rsidRPr="00551065">
        <w:rPr>
          <w:rFonts w:ascii="Times New Roman" w:eastAsia="Times New Roman" w:hAnsi="Times New Roman" w:cs="Times New Roman"/>
        </w:rPr>
        <w:t>MSSubClass</w:t>
      </w:r>
      <w:proofErr w:type="spellEnd"/>
      <w:r w:rsidRPr="00551065">
        <w:rPr>
          <w:rFonts w:ascii="Times New Roman" w:eastAsia="Times New Roman" w:hAnsi="Times New Roman" w:cs="Times New Roman"/>
        </w:rPr>
        <w:t xml:space="preserve"> </w:t>
      </w:r>
      <w:proofErr w:type="spellStart"/>
      <w:r w:rsidRPr="00551065">
        <w:rPr>
          <w:rFonts w:ascii="Times New Roman" w:eastAsia="Times New Roman" w:hAnsi="Times New Roman" w:cs="Times New Roman"/>
        </w:rPr>
        <w:t>LotFrontage</w:t>
      </w:r>
      <w:proofErr w:type="spellEnd"/>
      <w:r w:rsidRPr="00551065">
        <w:rPr>
          <w:rFonts w:ascii="Times New Roman" w:eastAsia="Times New Roman" w:hAnsi="Times New Roman" w:cs="Times New Roman"/>
        </w:rPr>
        <w:t xml:space="preserve"> </w:t>
      </w:r>
      <w:proofErr w:type="spellStart"/>
      <w:r w:rsidRPr="00551065">
        <w:rPr>
          <w:rFonts w:ascii="Times New Roman" w:eastAsia="Times New Roman" w:hAnsi="Times New Roman" w:cs="Times New Roman"/>
        </w:rPr>
        <w:t>LotArea</w:t>
      </w:r>
      <w:proofErr w:type="spellEnd"/>
      <w:r w:rsidRPr="00551065">
        <w:rPr>
          <w:rFonts w:ascii="Times New Roman" w:eastAsia="Times New Roman" w:hAnsi="Times New Roman" w:cs="Times New Roman"/>
        </w:rPr>
        <w:t xml:space="preserve"> </w:t>
      </w:r>
      <w:proofErr w:type="spellStart"/>
      <w:r w:rsidRPr="00551065">
        <w:rPr>
          <w:rFonts w:ascii="Times New Roman" w:eastAsia="Times New Roman" w:hAnsi="Times New Roman" w:cs="Times New Roman"/>
        </w:rPr>
        <w:t>LandSlope</w:t>
      </w:r>
      <w:proofErr w:type="spellEnd"/>
      <w:r w:rsidRPr="00551065">
        <w:rPr>
          <w:rFonts w:ascii="Times New Roman" w:eastAsia="Times New Roman" w:hAnsi="Times New Roman" w:cs="Times New Roman"/>
        </w:rPr>
        <w:t xml:space="preserve"> </w:t>
      </w:r>
      <w:proofErr w:type="spellStart"/>
      <w:r w:rsidRPr="00551065">
        <w:rPr>
          <w:rFonts w:ascii="Times New Roman" w:eastAsia="Times New Roman" w:hAnsi="Times New Roman" w:cs="Times New Roman"/>
        </w:rPr>
        <w:t>OverallQual</w:t>
      </w:r>
      <w:proofErr w:type="spellEnd"/>
      <w:r w:rsidRPr="00551065">
        <w:rPr>
          <w:rFonts w:ascii="Times New Roman" w:eastAsia="Times New Roman" w:hAnsi="Times New Roman" w:cs="Times New Roman"/>
        </w:rPr>
        <w:t xml:space="preserve"> </w:t>
      </w:r>
      <w:proofErr w:type="spellStart"/>
      <w:r w:rsidRPr="00551065">
        <w:rPr>
          <w:rFonts w:ascii="Times New Roman" w:eastAsia="Times New Roman" w:hAnsi="Times New Roman" w:cs="Times New Roman"/>
        </w:rPr>
        <w:t>OverallCond</w:t>
      </w:r>
      <w:proofErr w:type="spellEnd"/>
      <w:r w:rsidRPr="00551065">
        <w:rPr>
          <w:rFonts w:ascii="Times New Roman" w:eastAsia="Times New Roman" w:hAnsi="Times New Roman" w:cs="Times New Roman"/>
        </w:rPr>
        <w:t xml:space="preserve"> </w:t>
      </w:r>
      <w:proofErr w:type="spellStart"/>
      <w:r w:rsidRPr="00551065">
        <w:rPr>
          <w:rFonts w:ascii="Times New Roman" w:eastAsia="Times New Roman" w:hAnsi="Times New Roman" w:cs="Times New Roman"/>
        </w:rPr>
        <w:t>YearBuilt</w:t>
      </w:r>
      <w:proofErr w:type="spellEnd"/>
      <w:r w:rsidRPr="00551065">
        <w:rPr>
          <w:rFonts w:ascii="Times New Roman" w:eastAsia="Times New Roman" w:hAnsi="Times New Roman" w:cs="Times New Roman"/>
        </w:rPr>
        <w:t xml:space="preserve"> </w:t>
      </w:r>
      <w:proofErr w:type="spellStart"/>
      <w:r w:rsidRPr="00551065">
        <w:rPr>
          <w:rFonts w:ascii="Times New Roman" w:eastAsia="Times New Roman" w:hAnsi="Times New Roman" w:cs="Times New Roman"/>
        </w:rPr>
        <w:t>MasVnrArea</w:t>
      </w:r>
      <w:proofErr w:type="spellEnd"/>
      <w:r w:rsidRPr="00551065">
        <w:rPr>
          <w:rFonts w:ascii="Times New Roman" w:eastAsia="Times New Roman" w:hAnsi="Times New Roman" w:cs="Times New Roman"/>
        </w:rPr>
        <w:t xml:space="preserve"> </w:t>
      </w:r>
      <w:proofErr w:type="spellStart"/>
      <w:r w:rsidRPr="00551065">
        <w:rPr>
          <w:rFonts w:ascii="Times New Roman" w:eastAsia="Times New Roman" w:hAnsi="Times New Roman" w:cs="Times New Roman"/>
        </w:rPr>
        <w:t>ExterQual</w:t>
      </w:r>
      <w:proofErr w:type="spellEnd"/>
      <w:r w:rsidRPr="00551065">
        <w:rPr>
          <w:rFonts w:ascii="Times New Roman" w:eastAsia="Times New Roman" w:hAnsi="Times New Roman" w:cs="Times New Roman"/>
        </w:rPr>
        <w:t xml:space="preserve"> </w:t>
      </w:r>
      <w:proofErr w:type="spellStart"/>
      <w:r w:rsidRPr="00551065">
        <w:rPr>
          <w:rFonts w:ascii="Times New Roman" w:eastAsia="Times New Roman" w:hAnsi="Times New Roman" w:cs="Times New Roman"/>
        </w:rPr>
        <w:t>ExterCond</w:t>
      </w:r>
      <w:proofErr w:type="spellEnd"/>
      <w:r w:rsidRPr="00551065">
        <w:rPr>
          <w:rFonts w:ascii="Times New Roman" w:eastAsia="Times New Roman" w:hAnsi="Times New Roman" w:cs="Times New Roman"/>
        </w:rPr>
        <w:t xml:space="preserve"> </w:t>
      </w:r>
      <w:proofErr w:type="spellStart"/>
      <w:r w:rsidRPr="00551065">
        <w:rPr>
          <w:rFonts w:ascii="Times New Roman" w:eastAsia="Times New Roman" w:hAnsi="Times New Roman" w:cs="Times New Roman"/>
        </w:rPr>
        <w:t>BsmtQual</w:t>
      </w:r>
      <w:proofErr w:type="spellEnd"/>
      <w:r w:rsidRPr="00551065">
        <w:rPr>
          <w:rFonts w:ascii="Times New Roman" w:eastAsia="Times New Roman" w:hAnsi="Times New Roman" w:cs="Times New Roman"/>
        </w:rPr>
        <w:t xml:space="preserve"> </w:t>
      </w:r>
      <w:proofErr w:type="spellStart"/>
      <w:r w:rsidRPr="00551065">
        <w:rPr>
          <w:rFonts w:ascii="Times New Roman" w:eastAsia="Times New Roman" w:hAnsi="Times New Roman" w:cs="Times New Roman"/>
        </w:rPr>
        <w:t>BsmtCond</w:t>
      </w:r>
      <w:proofErr w:type="spellEnd"/>
      <w:r w:rsidRPr="00551065">
        <w:rPr>
          <w:rFonts w:ascii="Times New Roman" w:eastAsia="Times New Roman" w:hAnsi="Times New Roman" w:cs="Times New Roman"/>
        </w:rPr>
        <w:t xml:space="preserve"> </w:t>
      </w:r>
      <w:proofErr w:type="spellStart"/>
      <w:r w:rsidRPr="00551065">
        <w:rPr>
          <w:rFonts w:ascii="Times New Roman" w:eastAsia="Times New Roman" w:hAnsi="Times New Roman" w:cs="Times New Roman"/>
        </w:rPr>
        <w:t>BsmtExposure</w:t>
      </w:r>
      <w:proofErr w:type="spellEnd"/>
      <w:r w:rsidRPr="00551065">
        <w:rPr>
          <w:rFonts w:ascii="Times New Roman" w:eastAsia="Times New Roman" w:hAnsi="Times New Roman" w:cs="Times New Roman"/>
        </w:rPr>
        <w:t xml:space="preserve"> BsmtFinSF1 BsmtFinSF2 </w:t>
      </w:r>
      <w:proofErr w:type="spellStart"/>
      <w:r w:rsidRPr="00551065">
        <w:rPr>
          <w:rFonts w:ascii="Times New Roman" w:eastAsia="Times New Roman" w:hAnsi="Times New Roman" w:cs="Times New Roman"/>
        </w:rPr>
        <w:t>BsmtUnfSF</w:t>
      </w:r>
      <w:proofErr w:type="spellEnd"/>
      <w:r w:rsidRPr="00551065">
        <w:rPr>
          <w:rFonts w:ascii="Times New Roman" w:eastAsia="Times New Roman" w:hAnsi="Times New Roman" w:cs="Times New Roman"/>
        </w:rPr>
        <w:t xml:space="preserve"> </w:t>
      </w:r>
      <w:proofErr w:type="spellStart"/>
      <w:r w:rsidRPr="00551065">
        <w:rPr>
          <w:rFonts w:ascii="Times New Roman" w:eastAsia="Times New Roman" w:hAnsi="Times New Roman" w:cs="Times New Roman"/>
        </w:rPr>
        <w:t>HeatingQC</w:t>
      </w:r>
      <w:proofErr w:type="spellEnd"/>
      <w:r w:rsidRPr="00551065">
        <w:rPr>
          <w:rFonts w:ascii="Times New Roman" w:eastAsia="Times New Roman" w:hAnsi="Times New Roman" w:cs="Times New Roman"/>
        </w:rPr>
        <w:t xml:space="preserve"> X2ndFlrSF </w:t>
      </w:r>
      <w:proofErr w:type="spellStart"/>
      <w:r w:rsidRPr="00551065">
        <w:rPr>
          <w:rFonts w:ascii="Times New Roman" w:eastAsia="Times New Roman" w:hAnsi="Times New Roman" w:cs="Times New Roman"/>
        </w:rPr>
        <w:t>LowQualFinSF</w:t>
      </w:r>
      <w:proofErr w:type="spellEnd"/>
      <w:r w:rsidRPr="00551065">
        <w:rPr>
          <w:rFonts w:ascii="Times New Roman" w:eastAsia="Times New Roman" w:hAnsi="Times New Roman" w:cs="Times New Roman"/>
        </w:rPr>
        <w:t xml:space="preserve"> </w:t>
      </w:r>
      <w:proofErr w:type="spellStart"/>
      <w:r w:rsidRPr="00551065">
        <w:rPr>
          <w:rFonts w:ascii="Times New Roman" w:eastAsia="Times New Roman" w:hAnsi="Times New Roman" w:cs="Times New Roman"/>
        </w:rPr>
        <w:t>GrLivArea</w:t>
      </w:r>
      <w:proofErr w:type="spellEnd"/>
      <w:r w:rsidRPr="00551065">
        <w:rPr>
          <w:rFonts w:ascii="Times New Roman" w:eastAsia="Times New Roman" w:hAnsi="Times New Roman" w:cs="Times New Roman"/>
        </w:rPr>
        <w:t xml:space="preserve"> </w:t>
      </w:r>
      <w:proofErr w:type="spellStart"/>
      <w:r w:rsidRPr="00551065">
        <w:rPr>
          <w:rFonts w:ascii="Times New Roman" w:eastAsia="Times New Roman" w:hAnsi="Times New Roman" w:cs="Times New Roman"/>
        </w:rPr>
        <w:t>FullBath</w:t>
      </w:r>
      <w:proofErr w:type="spellEnd"/>
      <w:r w:rsidRPr="00551065">
        <w:rPr>
          <w:rFonts w:ascii="Times New Roman" w:eastAsia="Times New Roman" w:hAnsi="Times New Roman" w:cs="Times New Roman"/>
        </w:rPr>
        <w:t xml:space="preserve"> </w:t>
      </w:r>
      <w:proofErr w:type="spellStart"/>
      <w:r w:rsidRPr="00551065">
        <w:rPr>
          <w:rFonts w:ascii="Times New Roman" w:eastAsia="Times New Roman" w:hAnsi="Times New Roman" w:cs="Times New Roman"/>
        </w:rPr>
        <w:t>HalfBath</w:t>
      </w:r>
      <w:proofErr w:type="spellEnd"/>
      <w:r w:rsidRPr="00551065">
        <w:rPr>
          <w:rFonts w:ascii="Times New Roman" w:eastAsia="Times New Roman" w:hAnsi="Times New Roman" w:cs="Times New Roman"/>
        </w:rPr>
        <w:t xml:space="preserve"> </w:t>
      </w:r>
      <w:proofErr w:type="spellStart"/>
      <w:r w:rsidRPr="00551065">
        <w:rPr>
          <w:rFonts w:ascii="Times New Roman" w:eastAsia="Times New Roman" w:hAnsi="Times New Roman" w:cs="Times New Roman"/>
        </w:rPr>
        <w:t>BedroomAbvGr</w:t>
      </w:r>
      <w:proofErr w:type="spellEnd"/>
      <w:r w:rsidRPr="00551065">
        <w:rPr>
          <w:rFonts w:ascii="Times New Roman" w:eastAsia="Times New Roman" w:hAnsi="Times New Roman" w:cs="Times New Roman"/>
        </w:rPr>
        <w:t xml:space="preserve"> </w:t>
      </w:r>
      <w:proofErr w:type="spellStart"/>
      <w:r w:rsidRPr="00551065">
        <w:rPr>
          <w:rFonts w:ascii="Times New Roman" w:eastAsia="Times New Roman" w:hAnsi="Times New Roman" w:cs="Times New Roman"/>
        </w:rPr>
        <w:t>KitchenAbvGr</w:t>
      </w:r>
      <w:proofErr w:type="spellEnd"/>
      <w:r w:rsidRPr="00551065">
        <w:rPr>
          <w:rFonts w:ascii="Times New Roman" w:eastAsia="Times New Roman" w:hAnsi="Times New Roman" w:cs="Times New Roman"/>
        </w:rPr>
        <w:t xml:space="preserve"> </w:t>
      </w:r>
      <w:proofErr w:type="spellStart"/>
      <w:r w:rsidRPr="00551065">
        <w:rPr>
          <w:rFonts w:ascii="Times New Roman" w:eastAsia="Times New Roman" w:hAnsi="Times New Roman" w:cs="Times New Roman"/>
        </w:rPr>
        <w:t>KitchenQual</w:t>
      </w:r>
      <w:proofErr w:type="spellEnd"/>
      <w:r w:rsidRPr="00551065">
        <w:rPr>
          <w:rFonts w:ascii="Times New Roman" w:eastAsia="Times New Roman" w:hAnsi="Times New Roman" w:cs="Times New Roman"/>
        </w:rPr>
        <w:t xml:space="preserve"> </w:t>
      </w:r>
      <w:proofErr w:type="spellStart"/>
      <w:r w:rsidRPr="00551065">
        <w:rPr>
          <w:rFonts w:ascii="Times New Roman" w:eastAsia="Times New Roman" w:hAnsi="Times New Roman" w:cs="Times New Roman"/>
        </w:rPr>
        <w:t>TotRmsAbvGrd</w:t>
      </w:r>
      <w:proofErr w:type="spellEnd"/>
      <w:r w:rsidRPr="00551065">
        <w:rPr>
          <w:rFonts w:ascii="Times New Roman" w:eastAsia="Times New Roman" w:hAnsi="Times New Roman" w:cs="Times New Roman"/>
        </w:rPr>
        <w:t xml:space="preserve"> Fireplaces </w:t>
      </w:r>
      <w:proofErr w:type="spellStart"/>
      <w:r w:rsidRPr="00551065">
        <w:rPr>
          <w:rFonts w:ascii="Times New Roman" w:eastAsia="Times New Roman" w:hAnsi="Times New Roman" w:cs="Times New Roman"/>
        </w:rPr>
        <w:t>GarageArea</w:t>
      </w:r>
      <w:proofErr w:type="spellEnd"/>
      <w:r w:rsidRPr="00551065">
        <w:rPr>
          <w:rFonts w:ascii="Times New Roman" w:eastAsia="Times New Roman" w:hAnsi="Times New Roman" w:cs="Times New Roman"/>
        </w:rPr>
        <w:t xml:space="preserve"> </w:t>
      </w:r>
      <w:proofErr w:type="spellStart"/>
      <w:r w:rsidRPr="00551065">
        <w:rPr>
          <w:rFonts w:ascii="Times New Roman" w:eastAsia="Times New Roman" w:hAnsi="Times New Roman" w:cs="Times New Roman"/>
        </w:rPr>
        <w:t>GarageQual</w:t>
      </w:r>
      <w:proofErr w:type="spellEnd"/>
      <w:r w:rsidRPr="00551065">
        <w:rPr>
          <w:rFonts w:ascii="Times New Roman" w:eastAsia="Times New Roman" w:hAnsi="Times New Roman" w:cs="Times New Roman"/>
        </w:rPr>
        <w:t xml:space="preserve"> </w:t>
      </w:r>
      <w:proofErr w:type="spellStart"/>
      <w:r w:rsidRPr="00551065">
        <w:rPr>
          <w:rFonts w:ascii="Times New Roman" w:eastAsia="Times New Roman" w:hAnsi="Times New Roman" w:cs="Times New Roman"/>
        </w:rPr>
        <w:t>WoodDeckSF</w:t>
      </w:r>
      <w:proofErr w:type="spellEnd"/>
      <w:r w:rsidRPr="00551065">
        <w:rPr>
          <w:rFonts w:ascii="Times New Roman" w:eastAsia="Times New Roman" w:hAnsi="Times New Roman" w:cs="Times New Roman"/>
        </w:rPr>
        <w:t xml:space="preserve"> </w:t>
      </w:r>
      <w:proofErr w:type="spellStart"/>
      <w:r w:rsidRPr="00551065">
        <w:rPr>
          <w:rFonts w:ascii="Times New Roman" w:eastAsia="Times New Roman" w:hAnsi="Times New Roman" w:cs="Times New Roman"/>
        </w:rPr>
        <w:t>OpenPorchSF</w:t>
      </w:r>
      <w:proofErr w:type="spellEnd"/>
      <w:r w:rsidRPr="00551065">
        <w:rPr>
          <w:rFonts w:ascii="Times New Roman" w:eastAsia="Times New Roman" w:hAnsi="Times New Roman" w:cs="Times New Roman"/>
        </w:rPr>
        <w:t xml:space="preserve"> X3SsnPorch </w:t>
      </w:r>
      <w:proofErr w:type="spellStart"/>
      <w:r w:rsidRPr="00551065">
        <w:rPr>
          <w:rFonts w:ascii="Times New Roman" w:eastAsia="Times New Roman" w:hAnsi="Times New Roman" w:cs="Times New Roman"/>
        </w:rPr>
        <w:t>ScreenPorch</w:t>
      </w:r>
      <w:proofErr w:type="spellEnd"/>
      <w:r w:rsidRPr="00551065">
        <w:rPr>
          <w:rFonts w:ascii="Times New Roman" w:eastAsia="Times New Roman" w:hAnsi="Times New Roman" w:cs="Times New Roman"/>
        </w:rPr>
        <w:t xml:space="preserve"> </w:t>
      </w:r>
      <w:proofErr w:type="spellStart"/>
      <w:r w:rsidRPr="00551065">
        <w:rPr>
          <w:rFonts w:ascii="Times New Roman" w:eastAsia="Times New Roman" w:hAnsi="Times New Roman" w:cs="Times New Roman"/>
        </w:rPr>
        <w:t>PoolArea</w:t>
      </w:r>
      <w:proofErr w:type="spellEnd"/>
      <w:r w:rsidRPr="00551065">
        <w:rPr>
          <w:rFonts w:ascii="Times New Roman" w:eastAsia="Times New Roman" w:hAnsi="Times New Roman" w:cs="Times New Roman"/>
        </w:rPr>
        <w:t xml:space="preserve"> </w:t>
      </w:r>
      <w:proofErr w:type="spellStart"/>
      <w:r w:rsidRPr="00551065">
        <w:rPr>
          <w:rFonts w:ascii="Times New Roman" w:eastAsia="Times New Roman" w:hAnsi="Times New Roman" w:cs="Times New Roman"/>
        </w:rPr>
        <w:t>MoSold</w:t>
      </w:r>
      <w:proofErr w:type="spellEnd"/>
      <w:r w:rsidRPr="00551065">
        <w:rPr>
          <w:rFonts w:ascii="Times New Roman" w:eastAsia="Times New Roman" w:hAnsi="Times New Roman" w:cs="Times New Roman"/>
        </w:rPr>
        <w:t xml:space="preserve"> </w:t>
      </w:r>
      <w:proofErr w:type="spellStart"/>
      <w:r w:rsidRPr="00551065">
        <w:rPr>
          <w:rFonts w:ascii="Times New Roman" w:eastAsia="Times New Roman" w:hAnsi="Times New Roman" w:cs="Times New Roman"/>
        </w:rPr>
        <w:t>MSZoning</w:t>
      </w:r>
      <w:proofErr w:type="spellEnd"/>
      <w:r w:rsidRPr="00551065">
        <w:rPr>
          <w:rFonts w:ascii="Times New Roman" w:eastAsia="Times New Roman" w:hAnsi="Times New Roman" w:cs="Times New Roman"/>
        </w:rPr>
        <w:t xml:space="preserve"> </w:t>
      </w:r>
      <w:proofErr w:type="spellStart"/>
      <w:r w:rsidRPr="00551065">
        <w:rPr>
          <w:rFonts w:ascii="Times New Roman" w:eastAsia="Times New Roman" w:hAnsi="Times New Roman" w:cs="Times New Roman"/>
        </w:rPr>
        <w:t>LandContour</w:t>
      </w:r>
      <w:proofErr w:type="spellEnd"/>
      <w:r w:rsidRPr="00551065">
        <w:rPr>
          <w:rFonts w:ascii="Times New Roman" w:eastAsia="Times New Roman" w:hAnsi="Times New Roman" w:cs="Times New Roman"/>
        </w:rPr>
        <w:t xml:space="preserve"> </w:t>
      </w:r>
      <w:proofErr w:type="spellStart"/>
      <w:r w:rsidRPr="00551065">
        <w:rPr>
          <w:rFonts w:ascii="Times New Roman" w:eastAsia="Times New Roman" w:hAnsi="Times New Roman" w:cs="Times New Roman"/>
        </w:rPr>
        <w:t>LotConfig</w:t>
      </w:r>
      <w:proofErr w:type="spellEnd"/>
      <w:r w:rsidRPr="00551065">
        <w:rPr>
          <w:rFonts w:ascii="Times New Roman" w:eastAsia="Times New Roman" w:hAnsi="Times New Roman" w:cs="Times New Roman"/>
        </w:rPr>
        <w:t xml:space="preserve"> Neighborhood Condition1 </w:t>
      </w:r>
      <w:proofErr w:type="spellStart"/>
      <w:r w:rsidRPr="00551065">
        <w:rPr>
          <w:rFonts w:ascii="Times New Roman" w:eastAsia="Times New Roman" w:hAnsi="Times New Roman" w:cs="Times New Roman"/>
        </w:rPr>
        <w:t>BldgType</w:t>
      </w:r>
      <w:proofErr w:type="spellEnd"/>
      <w:r w:rsidRPr="00551065">
        <w:rPr>
          <w:rFonts w:ascii="Times New Roman" w:eastAsia="Times New Roman" w:hAnsi="Times New Roman" w:cs="Times New Roman"/>
        </w:rPr>
        <w:t xml:space="preserve"> </w:t>
      </w:r>
      <w:proofErr w:type="spellStart"/>
      <w:r w:rsidRPr="00551065">
        <w:rPr>
          <w:rFonts w:ascii="Times New Roman" w:eastAsia="Times New Roman" w:hAnsi="Times New Roman" w:cs="Times New Roman"/>
        </w:rPr>
        <w:t>HouseStyle</w:t>
      </w:r>
      <w:proofErr w:type="spellEnd"/>
      <w:r w:rsidRPr="00551065">
        <w:rPr>
          <w:rFonts w:ascii="Times New Roman" w:eastAsia="Times New Roman" w:hAnsi="Times New Roman" w:cs="Times New Roman"/>
        </w:rPr>
        <w:t xml:space="preserve"> </w:t>
      </w:r>
      <w:proofErr w:type="spellStart"/>
      <w:r w:rsidRPr="00551065">
        <w:rPr>
          <w:rFonts w:ascii="Times New Roman" w:eastAsia="Times New Roman" w:hAnsi="Times New Roman" w:cs="Times New Roman"/>
        </w:rPr>
        <w:t>RoofMatl</w:t>
      </w:r>
      <w:proofErr w:type="spellEnd"/>
      <w:r w:rsidRPr="00551065">
        <w:rPr>
          <w:rFonts w:ascii="Times New Roman" w:eastAsia="Times New Roman" w:hAnsi="Times New Roman" w:cs="Times New Roman"/>
        </w:rPr>
        <w:t xml:space="preserve"> Exterior1st </w:t>
      </w:r>
      <w:proofErr w:type="spellStart"/>
      <w:r w:rsidRPr="00551065">
        <w:rPr>
          <w:rFonts w:ascii="Times New Roman" w:eastAsia="Times New Roman" w:hAnsi="Times New Roman" w:cs="Times New Roman"/>
        </w:rPr>
        <w:t>MasVnrType</w:t>
      </w:r>
      <w:proofErr w:type="spellEnd"/>
      <w:r w:rsidRPr="00551065">
        <w:rPr>
          <w:rFonts w:ascii="Times New Roman" w:eastAsia="Times New Roman" w:hAnsi="Times New Roman" w:cs="Times New Roman"/>
        </w:rPr>
        <w:t xml:space="preserve"> Foundation Functional </w:t>
      </w:r>
      <w:proofErr w:type="spellStart"/>
      <w:r w:rsidRPr="00551065">
        <w:rPr>
          <w:rFonts w:ascii="Times New Roman" w:eastAsia="Times New Roman" w:hAnsi="Times New Roman" w:cs="Times New Roman"/>
        </w:rPr>
        <w:t>GarageType</w:t>
      </w:r>
      <w:proofErr w:type="spellEnd"/>
      <w:r w:rsidRPr="00551065">
        <w:rPr>
          <w:rFonts w:ascii="Times New Roman" w:eastAsia="Times New Roman" w:hAnsi="Times New Roman" w:cs="Times New Roman"/>
        </w:rPr>
        <w:t xml:space="preserve"> </w:t>
      </w:r>
      <w:proofErr w:type="spellStart"/>
      <w:r w:rsidRPr="00551065">
        <w:rPr>
          <w:rFonts w:ascii="Times New Roman" w:eastAsia="Times New Roman" w:hAnsi="Times New Roman" w:cs="Times New Roman"/>
        </w:rPr>
        <w:t>SaleType</w:t>
      </w:r>
      <w:proofErr w:type="spellEnd"/>
      <w:r w:rsidRPr="00551065">
        <w:rPr>
          <w:rFonts w:ascii="Times New Roman" w:eastAsia="Times New Roman" w:hAnsi="Times New Roman" w:cs="Times New Roman"/>
        </w:rPr>
        <w:t xml:space="preserve"> </w:t>
      </w:r>
      <w:proofErr w:type="spellStart"/>
      <w:r w:rsidRPr="00551065">
        <w:rPr>
          <w:rFonts w:ascii="Times New Roman" w:eastAsia="Times New Roman" w:hAnsi="Times New Roman" w:cs="Times New Roman"/>
        </w:rPr>
        <w:t>SaleCondition</w:t>
      </w:r>
      <w:proofErr w:type="spellEnd"/>
    </w:p>
    <w:p w14:paraId="53BC167A" w14:textId="03D57CFD" w:rsidR="3FB6E4F5" w:rsidRPr="00982A91" w:rsidRDefault="451918CD" w:rsidP="00551065">
      <w:pPr>
        <w:spacing w:after="0"/>
        <w:rPr>
          <w:rFonts w:ascii="Times New Roman" w:eastAsia="Times New Roman" w:hAnsi="Times New Roman" w:cs="Times New Roman"/>
        </w:rPr>
      </w:pPr>
      <w:r w:rsidRPr="00982A91">
        <w:rPr>
          <w:rFonts w:ascii="Times New Roman" w:eastAsia="Times New Roman" w:hAnsi="Times New Roman" w:cs="Times New Roman"/>
        </w:rPr>
        <w:t>Stepwise Selection</w:t>
      </w:r>
      <w:r w:rsidR="45687F1A" w:rsidRPr="00982A91">
        <w:rPr>
          <w:rFonts w:ascii="Times New Roman" w:eastAsia="Times New Roman" w:hAnsi="Times New Roman" w:cs="Times New Roman"/>
        </w:rPr>
        <w:t xml:space="preserve"> (Columns)</w:t>
      </w:r>
      <w:r w:rsidRPr="00982A91">
        <w:rPr>
          <w:rFonts w:ascii="Times New Roman" w:eastAsia="Times New Roman" w:hAnsi="Times New Roman" w:cs="Times New Roman"/>
        </w:rPr>
        <w:t>:</w:t>
      </w:r>
    </w:p>
    <w:p w14:paraId="1DBF29AC" w14:textId="6ABFD913" w:rsidR="3FB6E4F5" w:rsidRPr="00551065" w:rsidRDefault="451918CD" w:rsidP="00551065">
      <w:pPr>
        <w:pStyle w:val="ListParagraph"/>
        <w:numPr>
          <w:ilvl w:val="0"/>
          <w:numId w:val="9"/>
        </w:numPr>
        <w:rPr>
          <w:rFonts w:ascii="Times New Roman" w:eastAsia="Times New Roman" w:hAnsi="Times New Roman" w:cs="Times New Roman"/>
        </w:rPr>
      </w:pPr>
      <w:proofErr w:type="spellStart"/>
      <w:r w:rsidRPr="00551065">
        <w:rPr>
          <w:rFonts w:ascii="Times New Roman" w:eastAsia="Times New Roman" w:hAnsi="Times New Roman" w:cs="Times New Roman"/>
        </w:rPr>
        <w:t>MSSubClass</w:t>
      </w:r>
      <w:proofErr w:type="spellEnd"/>
      <w:r w:rsidRPr="00551065">
        <w:rPr>
          <w:rFonts w:ascii="Times New Roman" w:eastAsia="Times New Roman" w:hAnsi="Times New Roman" w:cs="Times New Roman"/>
        </w:rPr>
        <w:t xml:space="preserve"> </w:t>
      </w:r>
      <w:proofErr w:type="spellStart"/>
      <w:r w:rsidRPr="00551065">
        <w:rPr>
          <w:rFonts w:ascii="Times New Roman" w:eastAsia="Times New Roman" w:hAnsi="Times New Roman" w:cs="Times New Roman"/>
        </w:rPr>
        <w:t>LotArea</w:t>
      </w:r>
      <w:proofErr w:type="spellEnd"/>
      <w:r w:rsidRPr="00551065">
        <w:rPr>
          <w:rFonts w:ascii="Times New Roman" w:eastAsia="Times New Roman" w:hAnsi="Times New Roman" w:cs="Times New Roman"/>
        </w:rPr>
        <w:t xml:space="preserve"> </w:t>
      </w:r>
      <w:proofErr w:type="spellStart"/>
      <w:r w:rsidRPr="00551065">
        <w:rPr>
          <w:rFonts w:ascii="Times New Roman" w:eastAsia="Times New Roman" w:hAnsi="Times New Roman" w:cs="Times New Roman"/>
        </w:rPr>
        <w:t>OverallQual</w:t>
      </w:r>
      <w:proofErr w:type="spellEnd"/>
      <w:r w:rsidRPr="00551065">
        <w:rPr>
          <w:rFonts w:ascii="Times New Roman" w:eastAsia="Times New Roman" w:hAnsi="Times New Roman" w:cs="Times New Roman"/>
        </w:rPr>
        <w:t xml:space="preserve"> </w:t>
      </w:r>
      <w:proofErr w:type="spellStart"/>
      <w:r w:rsidRPr="00551065">
        <w:rPr>
          <w:rFonts w:ascii="Times New Roman" w:eastAsia="Times New Roman" w:hAnsi="Times New Roman" w:cs="Times New Roman"/>
        </w:rPr>
        <w:t>OverallCond</w:t>
      </w:r>
      <w:proofErr w:type="spellEnd"/>
      <w:r w:rsidRPr="00551065">
        <w:rPr>
          <w:rFonts w:ascii="Times New Roman" w:eastAsia="Times New Roman" w:hAnsi="Times New Roman" w:cs="Times New Roman"/>
        </w:rPr>
        <w:t xml:space="preserve"> </w:t>
      </w:r>
      <w:proofErr w:type="spellStart"/>
      <w:r w:rsidRPr="00551065">
        <w:rPr>
          <w:rFonts w:ascii="Times New Roman" w:eastAsia="Times New Roman" w:hAnsi="Times New Roman" w:cs="Times New Roman"/>
        </w:rPr>
        <w:t>YearBuilt</w:t>
      </w:r>
      <w:proofErr w:type="spellEnd"/>
      <w:r w:rsidRPr="00551065">
        <w:rPr>
          <w:rFonts w:ascii="Times New Roman" w:eastAsia="Times New Roman" w:hAnsi="Times New Roman" w:cs="Times New Roman"/>
        </w:rPr>
        <w:t xml:space="preserve"> </w:t>
      </w:r>
      <w:proofErr w:type="spellStart"/>
      <w:r w:rsidRPr="00551065">
        <w:rPr>
          <w:rFonts w:ascii="Times New Roman" w:eastAsia="Times New Roman" w:hAnsi="Times New Roman" w:cs="Times New Roman"/>
        </w:rPr>
        <w:t>MasVnrArea</w:t>
      </w:r>
      <w:proofErr w:type="spellEnd"/>
      <w:r w:rsidRPr="00551065">
        <w:rPr>
          <w:rFonts w:ascii="Times New Roman" w:eastAsia="Times New Roman" w:hAnsi="Times New Roman" w:cs="Times New Roman"/>
        </w:rPr>
        <w:t xml:space="preserve"> </w:t>
      </w:r>
      <w:proofErr w:type="spellStart"/>
      <w:r w:rsidRPr="00551065">
        <w:rPr>
          <w:rFonts w:ascii="Times New Roman" w:eastAsia="Times New Roman" w:hAnsi="Times New Roman" w:cs="Times New Roman"/>
        </w:rPr>
        <w:t>ExterQual</w:t>
      </w:r>
      <w:proofErr w:type="spellEnd"/>
      <w:r w:rsidRPr="00551065">
        <w:rPr>
          <w:rFonts w:ascii="Times New Roman" w:eastAsia="Times New Roman" w:hAnsi="Times New Roman" w:cs="Times New Roman"/>
        </w:rPr>
        <w:t xml:space="preserve"> </w:t>
      </w:r>
      <w:proofErr w:type="spellStart"/>
      <w:r w:rsidRPr="00551065">
        <w:rPr>
          <w:rFonts w:ascii="Times New Roman" w:eastAsia="Times New Roman" w:hAnsi="Times New Roman" w:cs="Times New Roman"/>
        </w:rPr>
        <w:t>ExterCond</w:t>
      </w:r>
      <w:proofErr w:type="spellEnd"/>
      <w:r w:rsidRPr="00551065">
        <w:rPr>
          <w:rFonts w:ascii="Times New Roman" w:eastAsia="Times New Roman" w:hAnsi="Times New Roman" w:cs="Times New Roman"/>
        </w:rPr>
        <w:t xml:space="preserve"> </w:t>
      </w:r>
      <w:proofErr w:type="spellStart"/>
      <w:r w:rsidRPr="00551065">
        <w:rPr>
          <w:rFonts w:ascii="Times New Roman" w:eastAsia="Times New Roman" w:hAnsi="Times New Roman" w:cs="Times New Roman"/>
        </w:rPr>
        <w:t>BsmtQual</w:t>
      </w:r>
      <w:proofErr w:type="spellEnd"/>
      <w:r w:rsidRPr="00551065">
        <w:rPr>
          <w:rFonts w:ascii="Times New Roman" w:eastAsia="Times New Roman" w:hAnsi="Times New Roman" w:cs="Times New Roman"/>
        </w:rPr>
        <w:t xml:space="preserve"> </w:t>
      </w:r>
      <w:proofErr w:type="spellStart"/>
      <w:r w:rsidRPr="00551065">
        <w:rPr>
          <w:rFonts w:ascii="Times New Roman" w:eastAsia="Times New Roman" w:hAnsi="Times New Roman" w:cs="Times New Roman"/>
        </w:rPr>
        <w:t>BsmtCond</w:t>
      </w:r>
      <w:proofErr w:type="spellEnd"/>
      <w:r w:rsidRPr="00551065">
        <w:rPr>
          <w:rFonts w:ascii="Times New Roman" w:eastAsia="Times New Roman" w:hAnsi="Times New Roman" w:cs="Times New Roman"/>
        </w:rPr>
        <w:t xml:space="preserve"> </w:t>
      </w:r>
      <w:proofErr w:type="spellStart"/>
      <w:r w:rsidRPr="00551065">
        <w:rPr>
          <w:rFonts w:ascii="Times New Roman" w:eastAsia="Times New Roman" w:hAnsi="Times New Roman" w:cs="Times New Roman"/>
        </w:rPr>
        <w:t>BsmtExposure</w:t>
      </w:r>
      <w:proofErr w:type="spellEnd"/>
      <w:r w:rsidRPr="00551065">
        <w:rPr>
          <w:rFonts w:ascii="Times New Roman" w:eastAsia="Times New Roman" w:hAnsi="Times New Roman" w:cs="Times New Roman"/>
        </w:rPr>
        <w:t xml:space="preserve"> BsmtFinSF1 BsmtFinSF2 </w:t>
      </w:r>
      <w:proofErr w:type="spellStart"/>
      <w:r w:rsidRPr="00551065">
        <w:rPr>
          <w:rFonts w:ascii="Times New Roman" w:eastAsia="Times New Roman" w:hAnsi="Times New Roman" w:cs="Times New Roman"/>
        </w:rPr>
        <w:t>TotalBsmtSF</w:t>
      </w:r>
      <w:proofErr w:type="spellEnd"/>
      <w:r w:rsidRPr="00551065">
        <w:rPr>
          <w:rFonts w:ascii="Times New Roman" w:eastAsia="Times New Roman" w:hAnsi="Times New Roman" w:cs="Times New Roman"/>
        </w:rPr>
        <w:t xml:space="preserve"> </w:t>
      </w:r>
      <w:proofErr w:type="spellStart"/>
      <w:r w:rsidRPr="00551065">
        <w:rPr>
          <w:rFonts w:ascii="Times New Roman" w:eastAsia="Times New Roman" w:hAnsi="Times New Roman" w:cs="Times New Roman"/>
        </w:rPr>
        <w:t>HeatingQC</w:t>
      </w:r>
      <w:proofErr w:type="spellEnd"/>
      <w:r w:rsidRPr="00551065">
        <w:rPr>
          <w:rFonts w:ascii="Times New Roman" w:eastAsia="Times New Roman" w:hAnsi="Times New Roman" w:cs="Times New Roman"/>
        </w:rPr>
        <w:t xml:space="preserve"> </w:t>
      </w:r>
      <w:proofErr w:type="spellStart"/>
      <w:r w:rsidRPr="00551065">
        <w:rPr>
          <w:rFonts w:ascii="Times New Roman" w:eastAsia="Times New Roman" w:hAnsi="Times New Roman" w:cs="Times New Roman"/>
        </w:rPr>
        <w:t>GrLivArea</w:t>
      </w:r>
      <w:proofErr w:type="spellEnd"/>
      <w:r w:rsidRPr="00551065">
        <w:rPr>
          <w:rFonts w:ascii="Times New Roman" w:eastAsia="Times New Roman" w:hAnsi="Times New Roman" w:cs="Times New Roman"/>
        </w:rPr>
        <w:t xml:space="preserve"> </w:t>
      </w:r>
      <w:proofErr w:type="spellStart"/>
      <w:r w:rsidRPr="00551065">
        <w:rPr>
          <w:rFonts w:ascii="Times New Roman" w:eastAsia="Times New Roman" w:hAnsi="Times New Roman" w:cs="Times New Roman"/>
        </w:rPr>
        <w:t>BedroomAbvGr</w:t>
      </w:r>
      <w:proofErr w:type="spellEnd"/>
      <w:r w:rsidRPr="00551065">
        <w:rPr>
          <w:rFonts w:ascii="Times New Roman" w:eastAsia="Times New Roman" w:hAnsi="Times New Roman" w:cs="Times New Roman"/>
        </w:rPr>
        <w:t xml:space="preserve"> </w:t>
      </w:r>
      <w:proofErr w:type="spellStart"/>
      <w:r w:rsidRPr="00551065">
        <w:rPr>
          <w:rFonts w:ascii="Times New Roman" w:eastAsia="Times New Roman" w:hAnsi="Times New Roman" w:cs="Times New Roman"/>
        </w:rPr>
        <w:t>KitchenAbvGr</w:t>
      </w:r>
      <w:proofErr w:type="spellEnd"/>
      <w:r w:rsidRPr="00551065">
        <w:rPr>
          <w:rFonts w:ascii="Times New Roman" w:eastAsia="Times New Roman" w:hAnsi="Times New Roman" w:cs="Times New Roman"/>
        </w:rPr>
        <w:t xml:space="preserve"> </w:t>
      </w:r>
      <w:proofErr w:type="spellStart"/>
      <w:r w:rsidRPr="00551065">
        <w:rPr>
          <w:rFonts w:ascii="Times New Roman" w:eastAsia="Times New Roman" w:hAnsi="Times New Roman" w:cs="Times New Roman"/>
        </w:rPr>
        <w:t>KitchenQual</w:t>
      </w:r>
      <w:proofErr w:type="spellEnd"/>
      <w:r w:rsidRPr="00551065">
        <w:rPr>
          <w:rFonts w:ascii="Times New Roman" w:eastAsia="Times New Roman" w:hAnsi="Times New Roman" w:cs="Times New Roman"/>
        </w:rPr>
        <w:t xml:space="preserve"> </w:t>
      </w:r>
      <w:proofErr w:type="spellStart"/>
      <w:r w:rsidRPr="00551065">
        <w:rPr>
          <w:rFonts w:ascii="Times New Roman" w:eastAsia="Times New Roman" w:hAnsi="Times New Roman" w:cs="Times New Roman"/>
        </w:rPr>
        <w:t>GarageArea</w:t>
      </w:r>
      <w:proofErr w:type="spellEnd"/>
      <w:r w:rsidRPr="00551065">
        <w:rPr>
          <w:rFonts w:ascii="Times New Roman" w:eastAsia="Times New Roman" w:hAnsi="Times New Roman" w:cs="Times New Roman"/>
        </w:rPr>
        <w:t xml:space="preserve"> </w:t>
      </w:r>
      <w:proofErr w:type="spellStart"/>
      <w:r w:rsidRPr="00551065">
        <w:rPr>
          <w:rFonts w:ascii="Times New Roman" w:eastAsia="Times New Roman" w:hAnsi="Times New Roman" w:cs="Times New Roman"/>
        </w:rPr>
        <w:t>WoodDeckSF</w:t>
      </w:r>
      <w:proofErr w:type="spellEnd"/>
      <w:r w:rsidRPr="00551065">
        <w:rPr>
          <w:rFonts w:ascii="Times New Roman" w:eastAsia="Times New Roman" w:hAnsi="Times New Roman" w:cs="Times New Roman"/>
        </w:rPr>
        <w:t xml:space="preserve"> </w:t>
      </w:r>
      <w:proofErr w:type="spellStart"/>
      <w:r w:rsidRPr="00551065">
        <w:rPr>
          <w:rFonts w:ascii="Times New Roman" w:eastAsia="Times New Roman" w:hAnsi="Times New Roman" w:cs="Times New Roman"/>
        </w:rPr>
        <w:t>OpenPorchSF</w:t>
      </w:r>
      <w:proofErr w:type="spellEnd"/>
      <w:r w:rsidRPr="00551065">
        <w:rPr>
          <w:rFonts w:ascii="Times New Roman" w:eastAsia="Times New Roman" w:hAnsi="Times New Roman" w:cs="Times New Roman"/>
        </w:rPr>
        <w:t xml:space="preserve"> X3SsnPorch </w:t>
      </w:r>
      <w:proofErr w:type="spellStart"/>
      <w:r w:rsidRPr="00551065">
        <w:rPr>
          <w:rFonts w:ascii="Times New Roman" w:eastAsia="Times New Roman" w:hAnsi="Times New Roman" w:cs="Times New Roman"/>
        </w:rPr>
        <w:t>ScreenPorch</w:t>
      </w:r>
      <w:proofErr w:type="spellEnd"/>
      <w:r w:rsidRPr="00551065">
        <w:rPr>
          <w:rFonts w:ascii="Times New Roman" w:eastAsia="Times New Roman" w:hAnsi="Times New Roman" w:cs="Times New Roman"/>
        </w:rPr>
        <w:t xml:space="preserve"> </w:t>
      </w:r>
      <w:proofErr w:type="spellStart"/>
      <w:r w:rsidRPr="00551065">
        <w:rPr>
          <w:rFonts w:ascii="Times New Roman" w:eastAsia="Times New Roman" w:hAnsi="Times New Roman" w:cs="Times New Roman"/>
        </w:rPr>
        <w:t>MoSold</w:t>
      </w:r>
      <w:proofErr w:type="spellEnd"/>
      <w:r w:rsidRPr="00551065">
        <w:rPr>
          <w:rFonts w:ascii="Times New Roman" w:eastAsia="Times New Roman" w:hAnsi="Times New Roman" w:cs="Times New Roman"/>
        </w:rPr>
        <w:t xml:space="preserve"> </w:t>
      </w:r>
      <w:proofErr w:type="spellStart"/>
      <w:r w:rsidRPr="00551065">
        <w:rPr>
          <w:rFonts w:ascii="Times New Roman" w:eastAsia="Times New Roman" w:hAnsi="Times New Roman" w:cs="Times New Roman"/>
        </w:rPr>
        <w:t>LotConfig</w:t>
      </w:r>
      <w:proofErr w:type="spellEnd"/>
      <w:r w:rsidRPr="00551065">
        <w:rPr>
          <w:rFonts w:ascii="Times New Roman" w:eastAsia="Times New Roman" w:hAnsi="Times New Roman" w:cs="Times New Roman"/>
        </w:rPr>
        <w:t xml:space="preserve"> Neighborhood Condition1 </w:t>
      </w:r>
      <w:proofErr w:type="spellStart"/>
      <w:r w:rsidRPr="00551065">
        <w:rPr>
          <w:rFonts w:ascii="Times New Roman" w:eastAsia="Times New Roman" w:hAnsi="Times New Roman" w:cs="Times New Roman"/>
        </w:rPr>
        <w:t>BldgType</w:t>
      </w:r>
      <w:proofErr w:type="spellEnd"/>
      <w:r w:rsidRPr="00551065">
        <w:rPr>
          <w:rFonts w:ascii="Times New Roman" w:eastAsia="Times New Roman" w:hAnsi="Times New Roman" w:cs="Times New Roman"/>
        </w:rPr>
        <w:t xml:space="preserve"> Exterior1st </w:t>
      </w:r>
      <w:proofErr w:type="spellStart"/>
      <w:r w:rsidRPr="00551065">
        <w:rPr>
          <w:rFonts w:ascii="Times New Roman" w:eastAsia="Times New Roman" w:hAnsi="Times New Roman" w:cs="Times New Roman"/>
        </w:rPr>
        <w:t>MasVnrType</w:t>
      </w:r>
      <w:proofErr w:type="spellEnd"/>
      <w:r w:rsidRPr="00551065">
        <w:rPr>
          <w:rFonts w:ascii="Times New Roman" w:eastAsia="Times New Roman" w:hAnsi="Times New Roman" w:cs="Times New Roman"/>
        </w:rPr>
        <w:t xml:space="preserve"> Foundation Functional </w:t>
      </w:r>
      <w:proofErr w:type="spellStart"/>
      <w:r w:rsidRPr="00551065">
        <w:rPr>
          <w:rFonts w:ascii="Times New Roman" w:eastAsia="Times New Roman" w:hAnsi="Times New Roman" w:cs="Times New Roman"/>
        </w:rPr>
        <w:t>GarageType</w:t>
      </w:r>
      <w:proofErr w:type="spellEnd"/>
      <w:r w:rsidRPr="00551065">
        <w:rPr>
          <w:rFonts w:ascii="Times New Roman" w:eastAsia="Times New Roman" w:hAnsi="Times New Roman" w:cs="Times New Roman"/>
        </w:rPr>
        <w:t xml:space="preserve"> </w:t>
      </w:r>
      <w:proofErr w:type="spellStart"/>
      <w:r w:rsidRPr="00551065">
        <w:rPr>
          <w:rFonts w:ascii="Times New Roman" w:eastAsia="Times New Roman" w:hAnsi="Times New Roman" w:cs="Times New Roman"/>
        </w:rPr>
        <w:t>SaleCondition</w:t>
      </w:r>
      <w:proofErr w:type="spellEnd"/>
    </w:p>
    <w:p w14:paraId="72AE5820" w14:textId="7293E288" w:rsidR="3FB6E4F5" w:rsidRPr="00982A91" w:rsidRDefault="4791DC64" w:rsidP="00982A91">
      <w:pPr>
        <w:pStyle w:val="Heading2"/>
        <w:spacing w:before="0" w:after="160"/>
        <w:jc w:val="center"/>
        <w:rPr>
          <w:rFonts w:ascii="Times New Roman" w:eastAsia="Times New Roman" w:hAnsi="Times New Roman" w:cs="Times New Roman"/>
          <w:b/>
          <w:bCs/>
          <w:color w:val="auto"/>
          <w:sz w:val="22"/>
          <w:szCs w:val="22"/>
        </w:rPr>
      </w:pPr>
      <w:r w:rsidRPr="00982A91">
        <w:rPr>
          <w:rFonts w:ascii="Times New Roman" w:eastAsia="Times New Roman" w:hAnsi="Times New Roman" w:cs="Times New Roman"/>
          <w:b/>
          <w:bCs/>
          <w:color w:val="auto"/>
          <w:sz w:val="22"/>
          <w:szCs w:val="22"/>
        </w:rPr>
        <w:t xml:space="preserve">Checking Assumptions  </w:t>
      </w:r>
    </w:p>
    <w:p w14:paraId="0B9A9E23" w14:textId="7149B078" w:rsidR="3FB6E4F5" w:rsidRPr="00982A91" w:rsidRDefault="4791DC64" w:rsidP="00551065">
      <w:pPr>
        <w:spacing w:after="0"/>
        <w:rPr>
          <w:rFonts w:ascii="Times New Roman" w:eastAsia="Times New Roman" w:hAnsi="Times New Roman" w:cs="Times New Roman"/>
        </w:rPr>
      </w:pPr>
      <w:r w:rsidRPr="00982A91">
        <w:rPr>
          <w:rFonts w:ascii="Times New Roman" w:eastAsia="Times New Roman" w:hAnsi="Times New Roman" w:cs="Times New Roman"/>
        </w:rPr>
        <w:t>Forward Selection:</w:t>
      </w:r>
    </w:p>
    <w:p w14:paraId="6233DFA3" w14:textId="5C238CE4" w:rsidR="3FB6E4F5" w:rsidRPr="00551065" w:rsidRDefault="373929DC" w:rsidP="00551065">
      <w:pPr>
        <w:pStyle w:val="ListParagraph"/>
        <w:numPr>
          <w:ilvl w:val="0"/>
          <w:numId w:val="6"/>
        </w:numPr>
        <w:rPr>
          <w:rFonts w:ascii="Times New Roman" w:eastAsia="Times New Roman" w:hAnsi="Times New Roman" w:cs="Times New Roman"/>
        </w:rPr>
      </w:pPr>
      <w:r w:rsidRPr="00551065">
        <w:rPr>
          <w:rFonts w:ascii="Times New Roman" w:eastAsia="Times New Roman" w:hAnsi="Times New Roman" w:cs="Times New Roman"/>
        </w:rPr>
        <w:t>Residuals</w:t>
      </w:r>
      <w:r w:rsidR="3375F20E" w:rsidRPr="00551065">
        <w:rPr>
          <w:rFonts w:ascii="Times New Roman" w:eastAsia="Times New Roman" w:hAnsi="Times New Roman" w:cs="Times New Roman"/>
        </w:rPr>
        <w:t xml:space="preserve"> (</w:t>
      </w:r>
      <w:hyperlink w:anchor="Graphic_20" w:history="1">
        <w:r w:rsidR="3375F20E" w:rsidRPr="00551065">
          <w:rPr>
            <w:rStyle w:val="Hyperlink"/>
            <w:rFonts w:ascii="Times New Roman" w:eastAsia="Times New Roman" w:hAnsi="Times New Roman" w:cs="Times New Roman"/>
          </w:rPr>
          <w:t xml:space="preserve">Graphic </w:t>
        </w:r>
        <w:r w:rsidR="00C60C25" w:rsidRPr="00551065">
          <w:rPr>
            <w:rStyle w:val="Hyperlink"/>
            <w:rFonts w:ascii="Times New Roman" w:eastAsia="Times New Roman" w:hAnsi="Times New Roman" w:cs="Times New Roman"/>
          </w:rPr>
          <w:t>20</w:t>
        </w:r>
      </w:hyperlink>
      <w:r w:rsidR="3375F20E" w:rsidRPr="00551065">
        <w:rPr>
          <w:rFonts w:ascii="Times New Roman" w:eastAsia="Times New Roman" w:hAnsi="Times New Roman" w:cs="Times New Roman"/>
        </w:rPr>
        <w:t>)</w:t>
      </w:r>
      <w:r w:rsidRPr="00551065">
        <w:rPr>
          <w:rFonts w:ascii="Times New Roman" w:eastAsia="Times New Roman" w:hAnsi="Times New Roman" w:cs="Times New Roman"/>
        </w:rPr>
        <w:t>:</w:t>
      </w:r>
      <w:r w:rsidR="5CE992D1" w:rsidRPr="00551065">
        <w:rPr>
          <w:rFonts w:ascii="Times New Roman" w:eastAsia="Times New Roman" w:hAnsi="Times New Roman" w:cs="Times New Roman"/>
        </w:rPr>
        <w:t xml:space="preserve"> </w:t>
      </w:r>
      <w:r w:rsidR="000C074B">
        <w:rPr>
          <w:rFonts w:ascii="Times New Roman" w:eastAsia="Times New Roman" w:hAnsi="Times New Roman" w:cs="Times New Roman"/>
        </w:rPr>
        <w:t xml:space="preserve">The residuals are </w:t>
      </w:r>
      <w:r w:rsidR="5CE992D1" w:rsidRPr="00551065">
        <w:rPr>
          <w:rFonts w:ascii="Times New Roman" w:eastAsia="Times New Roman" w:hAnsi="Times New Roman" w:cs="Times New Roman"/>
        </w:rPr>
        <w:t xml:space="preserve">in a random cloud formation indicating equal </w:t>
      </w:r>
      <w:r w:rsidR="00325506" w:rsidRPr="00551065">
        <w:rPr>
          <w:rFonts w:ascii="Times New Roman" w:eastAsia="Times New Roman" w:hAnsi="Times New Roman" w:cs="Times New Roman"/>
        </w:rPr>
        <w:t>variance.</w:t>
      </w:r>
    </w:p>
    <w:p w14:paraId="3FD10CA6" w14:textId="5DBAB7E8" w:rsidR="3FB6E4F5" w:rsidRPr="00551065" w:rsidRDefault="05C88FA2" w:rsidP="00551065">
      <w:pPr>
        <w:pStyle w:val="ListParagraph"/>
        <w:numPr>
          <w:ilvl w:val="0"/>
          <w:numId w:val="6"/>
        </w:numPr>
        <w:rPr>
          <w:rFonts w:ascii="Times New Roman" w:eastAsia="Times New Roman" w:hAnsi="Times New Roman" w:cs="Times New Roman"/>
        </w:rPr>
      </w:pPr>
      <w:r w:rsidRPr="00551065">
        <w:rPr>
          <w:rFonts w:ascii="Times New Roman" w:eastAsia="Times New Roman" w:hAnsi="Times New Roman" w:cs="Times New Roman"/>
        </w:rPr>
        <w:t>Q</w:t>
      </w:r>
      <w:r w:rsidR="373929DC" w:rsidRPr="00551065">
        <w:rPr>
          <w:rFonts w:ascii="Times New Roman" w:eastAsia="Times New Roman" w:hAnsi="Times New Roman" w:cs="Times New Roman"/>
        </w:rPr>
        <w:t>-</w:t>
      </w:r>
      <w:r w:rsidR="7E305D50" w:rsidRPr="00551065">
        <w:rPr>
          <w:rFonts w:ascii="Times New Roman" w:eastAsia="Times New Roman" w:hAnsi="Times New Roman" w:cs="Times New Roman"/>
        </w:rPr>
        <w:t>Q</w:t>
      </w:r>
      <w:r w:rsidR="373929DC" w:rsidRPr="00551065">
        <w:rPr>
          <w:rFonts w:ascii="Times New Roman" w:eastAsia="Times New Roman" w:hAnsi="Times New Roman" w:cs="Times New Roman"/>
        </w:rPr>
        <w:t xml:space="preserve"> plots</w:t>
      </w:r>
      <w:r w:rsidR="5FD32BC7" w:rsidRPr="00551065">
        <w:rPr>
          <w:rFonts w:ascii="Times New Roman" w:eastAsia="Times New Roman" w:hAnsi="Times New Roman" w:cs="Times New Roman"/>
        </w:rPr>
        <w:t xml:space="preserve"> (</w:t>
      </w:r>
      <w:hyperlink w:anchor="Graphic_21" w:history="1">
        <w:r w:rsidR="5FD32BC7" w:rsidRPr="00551065">
          <w:rPr>
            <w:rStyle w:val="Hyperlink"/>
            <w:rFonts w:ascii="Times New Roman" w:eastAsia="Times New Roman" w:hAnsi="Times New Roman" w:cs="Times New Roman"/>
          </w:rPr>
          <w:t>Graphic 2</w:t>
        </w:r>
        <w:r w:rsidR="00C60C25" w:rsidRPr="00551065">
          <w:rPr>
            <w:rStyle w:val="Hyperlink"/>
            <w:rFonts w:ascii="Times New Roman" w:eastAsia="Times New Roman" w:hAnsi="Times New Roman" w:cs="Times New Roman"/>
          </w:rPr>
          <w:t>1</w:t>
        </w:r>
      </w:hyperlink>
      <w:r w:rsidR="5FD32BC7" w:rsidRPr="00551065">
        <w:rPr>
          <w:rFonts w:ascii="Times New Roman" w:eastAsia="Times New Roman" w:hAnsi="Times New Roman" w:cs="Times New Roman"/>
        </w:rPr>
        <w:t>)</w:t>
      </w:r>
      <w:r w:rsidR="373929DC" w:rsidRPr="00551065">
        <w:rPr>
          <w:rFonts w:ascii="Times New Roman" w:eastAsia="Times New Roman" w:hAnsi="Times New Roman" w:cs="Times New Roman"/>
        </w:rPr>
        <w:t>:</w:t>
      </w:r>
      <w:r w:rsidR="46E6657A" w:rsidRPr="00551065">
        <w:rPr>
          <w:rFonts w:ascii="Times New Roman" w:eastAsia="Times New Roman" w:hAnsi="Times New Roman" w:cs="Times New Roman"/>
        </w:rPr>
        <w:t xml:space="preserve"> </w:t>
      </w:r>
      <w:r w:rsidR="1A187BBC" w:rsidRPr="00551065">
        <w:rPr>
          <w:rFonts w:ascii="Times New Roman" w:eastAsia="Times New Roman" w:hAnsi="Times New Roman" w:cs="Times New Roman"/>
        </w:rPr>
        <w:t xml:space="preserve">Mostly in a straight line, presume normally distributed </w:t>
      </w:r>
      <w:r w:rsidR="000C074B" w:rsidRPr="00551065">
        <w:rPr>
          <w:rFonts w:ascii="Times New Roman" w:eastAsia="Times New Roman" w:hAnsi="Times New Roman" w:cs="Times New Roman"/>
        </w:rPr>
        <w:t>residuals.</w:t>
      </w:r>
    </w:p>
    <w:p w14:paraId="7A120C03" w14:textId="191C594E" w:rsidR="3FB6E4F5" w:rsidRPr="00551065" w:rsidRDefault="373929DC" w:rsidP="00551065">
      <w:pPr>
        <w:pStyle w:val="ListParagraph"/>
        <w:numPr>
          <w:ilvl w:val="0"/>
          <w:numId w:val="6"/>
        </w:numPr>
        <w:rPr>
          <w:rFonts w:ascii="Times New Roman" w:hAnsi="Times New Roman" w:cs="Times New Roman"/>
        </w:rPr>
      </w:pPr>
      <w:r w:rsidRPr="00551065">
        <w:rPr>
          <w:rFonts w:ascii="Times New Roman" w:hAnsi="Times New Roman" w:cs="Times New Roman"/>
        </w:rPr>
        <w:t>Histogram of the residuals</w:t>
      </w:r>
      <w:r w:rsidR="310A5591" w:rsidRPr="00551065">
        <w:rPr>
          <w:rFonts w:ascii="Times New Roman" w:hAnsi="Times New Roman" w:cs="Times New Roman"/>
        </w:rPr>
        <w:t xml:space="preserve"> </w:t>
      </w:r>
      <w:r w:rsidR="310A5591" w:rsidRPr="00551065">
        <w:rPr>
          <w:rFonts w:ascii="Times New Roman" w:eastAsia="Times New Roman" w:hAnsi="Times New Roman" w:cs="Times New Roman"/>
        </w:rPr>
        <w:t>(</w:t>
      </w:r>
      <w:hyperlink w:anchor="Graphic_22" w:history="1">
        <w:r w:rsidR="310A5591" w:rsidRPr="00551065">
          <w:rPr>
            <w:rStyle w:val="Hyperlink"/>
            <w:rFonts w:ascii="Times New Roman" w:eastAsia="Times New Roman" w:hAnsi="Times New Roman" w:cs="Times New Roman"/>
          </w:rPr>
          <w:t>Graphic 2</w:t>
        </w:r>
        <w:r w:rsidR="00C60C25" w:rsidRPr="00551065">
          <w:rPr>
            <w:rStyle w:val="Hyperlink"/>
            <w:rFonts w:ascii="Times New Roman" w:eastAsia="Times New Roman" w:hAnsi="Times New Roman" w:cs="Times New Roman"/>
          </w:rPr>
          <w:t>2</w:t>
        </w:r>
      </w:hyperlink>
      <w:r w:rsidR="310A5591" w:rsidRPr="00551065">
        <w:rPr>
          <w:rFonts w:ascii="Times New Roman" w:eastAsia="Times New Roman" w:hAnsi="Times New Roman" w:cs="Times New Roman"/>
        </w:rPr>
        <w:t>)</w:t>
      </w:r>
      <w:r w:rsidRPr="00551065">
        <w:rPr>
          <w:rFonts w:ascii="Times New Roman" w:hAnsi="Times New Roman" w:cs="Times New Roman"/>
        </w:rPr>
        <w:t>:</w:t>
      </w:r>
      <w:r w:rsidR="4E6827C1" w:rsidRPr="00551065">
        <w:rPr>
          <w:rFonts w:ascii="Times New Roman" w:hAnsi="Times New Roman" w:cs="Times New Roman"/>
        </w:rPr>
        <w:t xml:space="preserve"> Histogram looks normally </w:t>
      </w:r>
      <w:r w:rsidR="000C074B" w:rsidRPr="00551065">
        <w:rPr>
          <w:rFonts w:ascii="Times New Roman" w:hAnsi="Times New Roman" w:cs="Times New Roman"/>
        </w:rPr>
        <w:t>distributed.</w:t>
      </w:r>
    </w:p>
    <w:p w14:paraId="2C2FB0C6" w14:textId="77777777" w:rsidR="00551065" w:rsidRDefault="2D457EE0" w:rsidP="00982A91">
      <w:pPr>
        <w:pStyle w:val="ListParagraph"/>
        <w:numPr>
          <w:ilvl w:val="0"/>
          <w:numId w:val="6"/>
        </w:numPr>
        <w:rPr>
          <w:rFonts w:ascii="Times New Roman" w:hAnsi="Times New Roman" w:cs="Times New Roman"/>
        </w:rPr>
      </w:pPr>
      <w:r w:rsidRPr="00551065">
        <w:rPr>
          <w:rFonts w:ascii="Times New Roman" w:hAnsi="Times New Roman" w:cs="Times New Roman"/>
        </w:rPr>
        <w:t>Studentized residuals/</w:t>
      </w:r>
      <w:r w:rsidR="373929DC" w:rsidRPr="00551065">
        <w:rPr>
          <w:rFonts w:ascii="Times New Roman" w:hAnsi="Times New Roman" w:cs="Times New Roman"/>
        </w:rPr>
        <w:t>Cook’s D</w:t>
      </w:r>
      <w:r w:rsidR="085AC480" w:rsidRPr="00551065">
        <w:rPr>
          <w:rFonts w:ascii="Times New Roman" w:hAnsi="Times New Roman" w:cs="Times New Roman"/>
        </w:rPr>
        <w:t xml:space="preserve"> </w:t>
      </w:r>
      <w:r w:rsidR="085AC480" w:rsidRPr="00551065">
        <w:rPr>
          <w:rFonts w:ascii="Times New Roman" w:eastAsia="Times New Roman" w:hAnsi="Times New Roman" w:cs="Times New Roman"/>
        </w:rPr>
        <w:t>(</w:t>
      </w:r>
      <w:hyperlink w:anchor="Graphic_23" w:history="1">
        <w:r w:rsidR="085AC480" w:rsidRPr="00551065">
          <w:rPr>
            <w:rStyle w:val="Hyperlink"/>
            <w:rFonts w:ascii="Times New Roman" w:eastAsia="Times New Roman" w:hAnsi="Times New Roman" w:cs="Times New Roman"/>
          </w:rPr>
          <w:t>Graphic 23</w:t>
        </w:r>
      </w:hyperlink>
      <w:r w:rsidR="085AC480" w:rsidRPr="00551065">
        <w:rPr>
          <w:rFonts w:ascii="Times New Roman" w:eastAsia="Times New Roman" w:hAnsi="Times New Roman" w:cs="Times New Roman"/>
        </w:rPr>
        <w:t>)</w:t>
      </w:r>
      <w:r w:rsidR="373929DC" w:rsidRPr="00551065">
        <w:rPr>
          <w:rFonts w:ascii="Times New Roman" w:hAnsi="Times New Roman" w:cs="Times New Roman"/>
        </w:rPr>
        <w:t>:</w:t>
      </w:r>
      <w:r w:rsidR="7059FFA0" w:rsidRPr="00551065">
        <w:rPr>
          <w:rFonts w:ascii="Times New Roman" w:hAnsi="Times New Roman" w:cs="Times New Roman"/>
        </w:rPr>
        <w:t xml:space="preserve"> No extreme influential points </w:t>
      </w:r>
    </w:p>
    <w:p w14:paraId="344E446A" w14:textId="472D33F9" w:rsidR="3FB6E4F5" w:rsidRPr="00551065" w:rsidRDefault="373929DC" w:rsidP="00982A91">
      <w:pPr>
        <w:pStyle w:val="ListParagraph"/>
        <w:numPr>
          <w:ilvl w:val="0"/>
          <w:numId w:val="6"/>
        </w:numPr>
        <w:rPr>
          <w:rFonts w:ascii="Times New Roman" w:hAnsi="Times New Roman" w:cs="Times New Roman"/>
        </w:rPr>
      </w:pPr>
      <w:r w:rsidRPr="00551065">
        <w:rPr>
          <w:rFonts w:ascii="Times New Roman" w:hAnsi="Times New Roman" w:cs="Times New Roman"/>
        </w:rPr>
        <w:t xml:space="preserve">We can see that the residuals plots present itself in a random cloud formation, q-q plot is aligned with a straight line, a little deviation on the end, histogram of the residuals are normally distributed, </w:t>
      </w:r>
      <w:r w:rsidR="2F76F613" w:rsidRPr="00551065">
        <w:rPr>
          <w:rFonts w:ascii="Times New Roman" w:hAnsi="Times New Roman" w:cs="Times New Roman"/>
        </w:rPr>
        <w:t xml:space="preserve">no extremely influential values looking at Cook’s D, </w:t>
      </w:r>
      <w:r w:rsidR="31D63165" w:rsidRPr="00551065">
        <w:rPr>
          <w:rFonts w:ascii="Times New Roman" w:hAnsi="Times New Roman" w:cs="Times New Roman"/>
        </w:rPr>
        <w:t>therefore all assumptions of regressions are met, finally we assume independence from and between each observation.</w:t>
      </w:r>
    </w:p>
    <w:p w14:paraId="649FB524" w14:textId="5700E7DD" w:rsidR="3FB6E4F5" w:rsidRPr="00982A91" w:rsidRDefault="49D58604" w:rsidP="00551065">
      <w:pPr>
        <w:spacing w:after="0"/>
        <w:rPr>
          <w:rFonts w:ascii="Times New Roman" w:hAnsi="Times New Roman" w:cs="Times New Roman"/>
        </w:rPr>
      </w:pPr>
      <w:r w:rsidRPr="00982A91">
        <w:rPr>
          <w:rFonts w:ascii="Times New Roman" w:hAnsi="Times New Roman" w:cs="Times New Roman"/>
        </w:rPr>
        <w:t>Backward Selection:</w:t>
      </w:r>
    </w:p>
    <w:p w14:paraId="01232281" w14:textId="5BEFA139" w:rsidR="3FB6E4F5" w:rsidRPr="00551065" w:rsidRDefault="3F05767F" w:rsidP="00551065">
      <w:pPr>
        <w:pStyle w:val="ListParagraph"/>
        <w:numPr>
          <w:ilvl w:val="0"/>
          <w:numId w:val="7"/>
        </w:numPr>
        <w:rPr>
          <w:rFonts w:ascii="Times New Roman" w:hAnsi="Times New Roman" w:cs="Times New Roman"/>
        </w:rPr>
      </w:pPr>
      <w:r w:rsidRPr="00551065">
        <w:rPr>
          <w:rFonts w:ascii="Times New Roman" w:hAnsi="Times New Roman" w:cs="Times New Roman"/>
        </w:rPr>
        <w:t>Residuals</w:t>
      </w:r>
      <w:r w:rsidR="71CF8896" w:rsidRPr="00551065">
        <w:rPr>
          <w:rFonts w:ascii="Times New Roman" w:hAnsi="Times New Roman" w:cs="Times New Roman"/>
        </w:rPr>
        <w:t xml:space="preserve"> </w:t>
      </w:r>
      <w:r w:rsidR="71CF8896" w:rsidRPr="00551065">
        <w:rPr>
          <w:rFonts w:ascii="Times New Roman" w:eastAsia="Times New Roman" w:hAnsi="Times New Roman" w:cs="Times New Roman"/>
        </w:rPr>
        <w:t>(</w:t>
      </w:r>
      <w:hyperlink w:anchor="Graphic_24" w:history="1">
        <w:r w:rsidR="71CF8896" w:rsidRPr="00551065">
          <w:rPr>
            <w:rStyle w:val="Hyperlink"/>
            <w:rFonts w:ascii="Times New Roman" w:eastAsia="Times New Roman" w:hAnsi="Times New Roman" w:cs="Times New Roman"/>
          </w:rPr>
          <w:t>Graphic 24</w:t>
        </w:r>
      </w:hyperlink>
      <w:r w:rsidR="71CF8896" w:rsidRPr="00551065">
        <w:rPr>
          <w:rFonts w:ascii="Times New Roman" w:eastAsia="Times New Roman" w:hAnsi="Times New Roman" w:cs="Times New Roman"/>
        </w:rPr>
        <w:t>)</w:t>
      </w:r>
      <w:r w:rsidRPr="00551065">
        <w:rPr>
          <w:rFonts w:ascii="Times New Roman" w:hAnsi="Times New Roman" w:cs="Times New Roman"/>
        </w:rPr>
        <w:t>:</w:t>
      </w:r>
      <w:r w:rsidR="2D967286" w:rsidRPr="00551065">
        <w:rPr>
          <w:rFonts w:ascii="Times New Roman" w:hAnsi="Times New Roman" w:cs="Times New Roman"/>
        </w:rPr>
        <w:t xml:space="preserve"> </w:t>
      </w:r>
      <w:r w:rsidR="00AC5949">
        <w:rPr>
          <w:rFonts w:ascii="Times New Roman" w:eastAsia="Times New Roman" w:hAnsi="Times New Roman" w:cs="Times New Roman"/>
        </w:rPr>
        <w:t>The residuals are</w:t>
      </w:r>
      <w:r w:rsidR="00AC5949" w:rsidRPr="00551065">
        <w:rPr>
          <w:rFonts w:ascii="Times New Roman" w:hAnsi="Times New Roman" w:cs="Times New Roman"/>
        </w:rPr>
        <w:t xml:space="preserve"> in </w:t>
      </w:r>
      <w:r w:rsidR="2D967286" w:rsidRPr="00551065">
        <w:rPr>
          <w:rFonts w:ascii="Times New Roman" w:hAnsi="Times New Roman" w:cs="Times New Roman"/>
        </w:rPr>
        <w:t xml:space="preserve">a random cloud formation indicating equal </w:t>
      </w:r>
      <w:r w:rsidR="00AC5949" w:rsidRPr="00551065">
        <w:rPr>
          <w:rFonts w:ascii="Times New Roman" w:hAnsi="Times New Roman" w:cs="Times New Roman"/>
        </w:rPr>
        <w:t>variance.</w:t>
      </w:r>
      <w:r w:rsidR="2D967286" w:rsidRPr="00551065">
        <w:rPr>
          <w:rFonts w:ascii="Times New Roman" w:hAnsi="Times New Roman" w:cs="Times New Roman"/>
        </w:rPr>
        <w:t xml:space="preserve">  </w:t>
      </w:r>
    </w:p>
    <w:p w14:paraId="30BFB3D6" w14:textId="2528EDAA" w:rsidR="3FB6E4F5" w:rsidRPr="00551065" w:rsidRDefault="6E43A027" w:rsidP="00551065">
      <w:pPr>
        <w:pStyle w:val="ListParagraph"/>
        <w:numPr>
          <w:ilvl w:val="0"/>
          <w:numId w:val="7"/>
        </w:numPr>
        <w:rPr>
          <w:rFonts w:ascii="Times New Roman" w:eastAsia="Times New Roman" w:hAnsi="Times New Roman" w:cs="Times New Roman"/>
        </w:rPr>
      </w:pPr>
      <w:r w:rsidRPr="00551065">
        <w:rPr>
          <w:rFonts w:ascii="Times New Roman" w:hAnsi="Times New Roman" w:cs="Times New Roman"/>
        </w:rPr>
        <w:t>QQ</w:t>
      </w:r>
      <w:r w:rsidR="3F05767F" w:rsidRPr="00551065">
        <w:rPr>
          <w:rFonts w:ascii="Times New Roman" w:hAnsi="Times New Roman" w:cs="Times New Roman"/>
        </w:rPr>
        <w:t xml:space="preserve"> Plot</w:t>
      </w:r>
      <w:r w:rsidR="120CA592" w:rsidRPr="00551065">
        <w:rPr>
          <w:rFonts w:ascii="Times New Roman" w:hAnsi="Times New Roman" w:cs="Times New Roman"/>
        </w:rPr>
        <w:t xml:space="preserve"> </w:t>
      </w:r>
      <w:r w:rsidR="120CA592" w:rsidRPr="00551065">
        <w:rPr>
          <w:rFonts w:ascii="Times New Roman" w:eastAsia="Times New Roman" w:hAnsi="Times New Roman" w:cs="Times New Roman"/>
        </w:rPr>
        <w:t>(</w:t>
      </w:r>
      <w:hyperlink w:anchor="Graphic_25" w:history="1">
        <w:r w:rsidR="120CA592" w:rsidRPr="00551065">
          <w:rPr>
            <w:rStyle w:val="Hyperlink"/>
            <w:rFonts w:ascii="Times New Roman" w:eastAsia="Times New Roman" w:hAnsi="Times New Roman" w:cs="Times New Roman"/>
          </w:rPr>
          <w:t>Graphic 25</w:t>
        </w:r>
      </w:hyperlink>
      <w:proofErr w:type="gramStart"/>
      <w:r w:rsidR="120CA592" w:rsidRPr="00551065">
        <w:rPr>
          <w:rFonts w:ascii="Times New Roman" w:eastAsia="Times New Roman" w:hAnsi="Times New Roman" w:cs="Times New Roman"/>
        </w:rPr>
        <w:t>)</w:t>
      </w:r>
      <w:r w:rsidR="1ED425F0" w:rsidRPr="00551065">
        <w:rPr>
          <w:rFonts w:ascii="Times New Roman" w:eastAsia="Times New Roman" w:hAnsi="Times New Roman" w:cs="Times New Roman"/>
        </w:rPr>
        <w:t xml:space="preserve"> :</w:t>
      </w:r>
      <w:proofErr w:type="gramEnd"/>
      <w:r w:rsidR="0A1056B5" w:rsidRPr="00551065">
        <w:rPr>
          <w:rFonts w:ascii="Times New Roman" w:eastAsia="Times New Roman" w:hAnsi="Times New Roman" w:cs="Times New Roman"/>
        </w:rPr>
        <w:t xml:space="preserve"> Mostly in a straight line, presume normally distributed residuals</w:t>
      </w:r>
    </w:p>
    <w:p w14:paraId="330D3E61" w14:textId="73E7F6D9" w:rsidR="00C60C25" w:rsidRPr="00551065" w:rsidRDefault="5B66B1BE" w:rsidP="00551065">
      <w:pPr>
        <w:pStyle w:val="ListParagraph"/>
        <w:numPr>
          <w:ilvl w:val="0"/>
          <w:numId w:val="7"/>
        </w:numPr>
        <w:rPr>
          <w:rFonts w:ascii="Times New Roman" w:eastAsia="Times New Roman" w:hAnsi="Times New Roman" w:cs="Times New Roman"/>
        </w:rPr>
      </w:pPr>
      <w:r w:rsidRPr="00551065">
        <w:rPr>
          <w:rFonts w:ascii="Times New Roman" w:hAnsi="Times New Roman" w:cs="Times New Roman"/>
        </w:rPr>
        <w:t>Histogram of residuals</w:t>
      </w:r>
      <w:r w:rsidR="60ED9719" w:rsidRPr="00551065">
        <w:rPr>
          <w:rFonts w:ascii="Times New Roman" w:eastAsia="Times New Roman" w:hAnsi="Times New Roman" w:cs="Times New Roman"/>
        </w:rPr>
        <w:t xml:space="preserve"> (</w:t>
      </w:r>
      <w:hyperlink w:anchor="Graphic_26" w:history="1">
        <w:r w:rsidR="60ED9719" w:rsidRPr="00551065">
          <w:rPr>
            <w:rStyle w:val="Hyperlink"/>
            <w:rFonts w:ascii="Times New Roman" w:eastAsia="Times New Roman" w:hAnsi="Times New Roman" w:cs="Times New Roman"/>
          </w:rPr>
          <w:t>Graphic 26</w:t>
        </w:r>
      </w:hyperlink>
      <w:r w:rsidR="60ED9719" w:rsidRPr="00551065">
        <w:rPr>
          <w:rFonts w:ascii="Times New Roman" w:eastAsia="Times New Roman" w:hAnsi="Times New Roman" w:cs="Times New Roman"/>
        </w:rPr>
        <w:t>)</w:t>
      </w:r>
      <w:r w:rsidR="4F087E0C" w:rsidRPr="00551065">
        <w:rPr>
          <w:rFonts w:ascii="Times New Roman" w:eastAsia="Times New Roman" w:hAnsi="Times New Roman" w:cs="Times New Roman"/>
        </w:rPr>
        <w:t xml:space="preserve">: </w:t>
      </w:r>
      <w:r w:rsidR="00AC5949">
        <w:rPr>
          <w:rFonts w:ascii="Times New Roman" w:eastAsia="Times New Roman" w:hAnsi="Times New Roman" w:cs="Times New Roman"/>
        </w:rPr>
        <w:t>H</w:t>
      </w:r>
      <w:r w:rsidR="4F087E0C" w:rsidRPr="00551065">
        <w:rPr>
          <w:rFonts w:ascii="Times New Roman" w:eastAsia="Times New Roman" w:hAnsi="Times New Roman" w:cs="Times New Roman"/>
        </w:rPr>
        <w:t xml:space="preserve">istogram of the residuals </w:t>
      </w:r>
      <w:r w:rsidR="00AC5949" w:rsidRPr="00551065">
        <w:rPr>
          <w:rFonts w:ascii="Times New Roman" w:eastAsia="Times New Roman" w:hAnsi="Times New Roman" w:cs="Times New Roman"/>
        </w:rPr>
        <w:t>looks</w:t>
      </w:r>
      <w:r w:rsidR="4F087E0C" w:rsidRPr="00551065">
        <w:rPr>
          <w:rFonts w:ascii="Times New Roman" w:eastAsia="Times New Roman" w:hAnsi="Times New Roman" w:cs="Times New Roman"/>
        </w:rPr>
        <w:t xml:space="preserve"> </w:t>
      </w:r>
      <w:proofErr w:type="gramStart"/>
      <w:r w:rsidR="4F087E0C" w:rsidRPr="00551065">
        <w:rPr>
          <w:rFonts w:ascii="Times New Roman" w:eastAsia="Times New Roman" w:hAnsi="Times New Roman" w:cs="Times New Roman"/>
        </w:rPr>
        <w:t>normal</w:t>
      </w:r>
      <w:proofErr w:type="gramEnd"/>
    </w:p>
    <w:p w14:paraId="239DBA3D" w14:textId="4FDAE8A2" w:rsidR="3FB6E4F5" w:rsidRPr="00551065" w:rsidRDefault="10A55024" w:rsidP="00551065">
      <w:pPr>
        <w:pStyle w:val="ListParagraph"/>
        <w:numPr>
          <w:ilvl w:val="0"/>
          <w:numId w:val="7"/>
        </w:numPr>
        <w:rPr>
          <w:rFonts w:ascii="Times New Roman" w:hAnsi="Times New Roman" w:cs="Times New Roman"/>
        </w:rPr>
      </w:pPr>
      <w:r w:rsidRPr="00551065">
        <w:rPr>
          <w:rFonts w:ascii="Times New Roman" w:hAnsi="Times New Roman" w:cs="Times New Roman"/>
        </w:rPr>
        <w:t>Studentized residuals and cook</w:t>
      </w:r>
      <w:r w:rsidR="31551D65" w:rsidRPr="00551065">
        <w:rPr>
          <w:rFonts w:ascii="Times New Roman" w:hAnsi="Times New Roman" w:cs="Times New Roman"/>
        </w:rPr>
        <w:t xml:space="preserve">’s d </w:t>
      </w:r>
      <w:r w:rsidR="31551D65" w:rsidRPr="00551065">
        <w:rPr>
          <w:rFonts w:ascii="Times New Roman" w:eastAsia="Times New Roman" w:hAnsi="Times New Roman" w:cs="Times New Roman"/>
        </w:rPr>
        <w:t>(</w:t>
      </w:r>
      <w:hyperlink w:anchor="Graphic_27" w:history="1">
        <w:r w:rsidR="31551D65" w:rsidRPr="00551065">
          <w:rPr>
            <w:rStyle w:val="Hyperlink"/>
            <w:rFonts w:ascii="Times New Roman" w:eastAsia="Times New Roman" w:hAnsi="Times New Roman" w:cs="Times New Roman"/>
          </w:rPr>
          <w:t>Graphi</w:t>
        </w:r>
        <w:r w:rsidR="00C60C25" w:rsidRPr="00551065">
          <w:rPr>
            <w:rStyle w:val="Hyperlink"/>
            <w:rFonts w:ascii="Times New Roman" w:eastAsia="Times New Roman" w:hAnsi="Times New Roman" w:cs="Times New Roman"/>
          </w:rPr>
          <w:t xml:space="preserve">c </w:t>
        </w:r>
        <w:r w:rsidR="31551D65" w:rsidRPr="00551065">
          <w:rPr>
            <w:rStyle w:val="Hyperlink"/>
            <w:rFonts w:ascii="Times New Roman" w:eastAsia="Times New Roman" w:hAnsi="Times New Roman" w:cs="Times New Roman"/>
          </w:rPr>
          <w:t>27</w:t>
        </w:r>
      </w:hyperlink>
      <w:proofErr w:type="gramStart"/>
      <w:r w:rsidR="31551D65" w:rsidRPr="00551065">
        <w:rPr>
          <w:rFonts w:ascii="Times New Roman" w:eastAsia="Times New Roman" w:hAnsi="Times New Roman" w:cs="Times New Roman"/>
        </w:rPr>
        <w:t>)</w:t>
      </w:r>
      <w:r w:rsidR="7F25E260" w:rsidRPr="00551065">
        <w:rPr>
          <w:rFonts w:ascii="Times New Roman" w:eastAsia="Times New Roman" w:hAnsi="Times New Roman" w:cs="Times New Roman"/>
        </w:rPr>
        <w:t xml:space="preserve"> :</w:t>
      </w:r>
      <w:proofErr w:type="gramEnd"/>
      <w:r w:rsidR="7F25E260" w:rsidRPr="00551065">
        <w:rPr>
          <w:rFonts w:ascii="Times New Roman" w:eastAsia="Times New Roman" w:hAnsi="Times New Roman" w:cs="Times New Roman"/>
        </w:rPr>
        <w:t xml:space="preserve"> </w:t>
      </w:r>
      <w:r w:rsidR="7F25E260" w:rsidRPr="00551065">
        <w:rPr>
          <w:rFonts w:ascii="Times New Roman" w:hAnsi="Times New Roman" w:cs="Times New Roman"/>
        </w:rPr>
        <w:t>No extremely influential points</w:t>
      </w:r>
    </w:p>
    <w:p w14:paraId="26344642" w14:textId="77306B9E" w:rsidR="3FB6E4F5" w:rsidRPr="00551065" w:rsidRDefault="54EE57B8" w:rsidP="00551065">
      <w:pPr>
        <w:pStyle w:val="ListParagraph"/>
        <w:numPr>
          <w:ilvl w:val="0"/>
          <w:numId w:val="7"/>
        </w:numPr>
        <w:rPr>
          <w:rFonts w:ascii="Times New Roman" w:hAnsi="Times New Roman" w:cs="Times New Roman"/>
        </w:rPr>
      </w:pPr>
      <w:r w:rsidRPr="00551065">
        <w:rPr>
          <w:rFonts w:ascii="Times New Roman" w:hAnsi="Times New Roman" w:cs="Times New Roman"/>
        </w:rPr>
        <w:t>We can see that the residuals plots present itself in a random cloud formation, q-q plot is aligned with a straight line, a little deviation on the end, histogram of the residuals are normally distributed, no extremely influential values looking at Cook’s D, therefore all assumptions of regressions are met, finally we assume independence from and between each observation.</w:t>
      </w:r>
    </w:p>
    <w:p w14:paraId="653BD0B0" w14:textId="1DB82FC0" w:rsidR="3FB6E4F5" w:rsidRPr="00982A91" w:rsidRDefault="2FE8A531" w:rsidP="00551065">
      <w:pPr>
        <w:spacing w:after="0"/>
        <w:rPr>
          <w:rFonts w:ascii="Times New Roman" w:hAnsi="Times New Roman" w:cs="Times New Roman"/>
        </w:rPr>
      </w:pPr>
      <w:r w:rsidRPr="00982A91">
        <w:rPr>
          <w:rFonts w:ascii="Times New Roman" w:hAnsi="Times New Roman" w:cs="Times New Roman"/>
        </w:rPr>
        <w:t>Stepwise Selection:</w:t>
      </w:r>
    </w:p>
    <w:p w14:paraId="6C50F3C2" w14:textId="2BE9DE25" w:rsidR="3FB6E4F5" w:rsidRPr="00551065" w:rsidRDefault="0DCBDF51" w:rsidP="00551065">
      <w:pPr>
        <w:pStyle w:val="ListParagraph"/>
        <w:numPr>
          <w:ilvl w:val="0"/>
          <w:numId w:val="8"/>
        </w:numPr>
        <w:rPr>
          <w:rFonts w:ascii="Times New Roman" w:eastAsia="Times New Roman" w:hAnsi="Times New Roman" w:cs="Times New Roman"/>
        </w:rPr>
      </w:pPr>
      <w:r w:rsidRPr="00551065">
        <w:rPr>
          <w:rFonts w:ascii="Times New Roman" w:hAnsi="Times New Roman" w:cs="Times New Roman"/>
        </w:rPr>
        <w:t xml:space="preserve">Residuals </w:t>
      </w:r>
      <w:r w:rsidRPr="00551065">
        <w:rPr>
          <w:rFonts w:ascii="Times New Roman" w:eastAsia="Times New Roman" w:hAnsi="Times New Roman" w:cs="Times New Roman"/>
        </w:rPr>
        <w:t>(</w:t>
      </w:r>
      <w:hyperlink w:anchor="Graphic_28" w:history="1">
        <w:r w:rsidRPr="00551065">
          <w:rPr>
            <w:rStyle w:val="Hyperlink"/>
            <w:rFonts w:ascii="Times New Roman" w:eastAsia="Times New Roman" w:hAnsi="Times New Roman" w:cs="Times New Roman"/>
          </w:rPr>
          <w:t>Graphic 28</w:t>
        </w:r>
      </w:hyperlink>
      <w:r w:rsidRPr="00551065">
        <w:rPr>
          <w:rFonts w:ascii="Times New Roman" w:eastAsia="Times New Roman" w:hAnsi="Times New Roman" w:cs="Times New Roman"/>
        </w:rPr>
        <w:t>)</w:t>
      </w:r>
      <w:r w:rsidR="196E0883" w:rsidRPr="00551065">
        <w:rPr>
          <w:rFonts w:ascii="Times New Roman" w:eastAsia="Times New Roman" w:hAnsi="Times New Roman" w:cs="Times New Roman"/>
        </w:rPr>
        <w:t xml:space="preserve">: </w:t>
      </w:r>
      <w:r w:rsidR="00AC5949">
        <w:rPr>
          <w:rFonts w:ascii="Times New Roman" w:eastAsia="Times New Roman" w:hAnsi="Times New Roman" w:cs="Times New Roman"/>
        </w:rPr>
        <w:t xml:space="preserve">The residuals are </w:t>
      </w:r>
      <w:r w:rsidR="00AC5949" w:rsidRPr="00551065">
        <w:rPr>
          <w:rFonts w:ascii="Times New Roman" w:eastAsia="Times New Roman" w:hAnsi="Times New Roman" w:cs="Times New Roman"/>
        </w:rPr>
        <w:t xml:space="preserve">in </w:t>
      </w:r>
      <w:r w:rsidR="196E0883" w:rsidRPr="00551065">
        <w:rPr>
          <w:rFonts w:ascii="Times New Roman" w:eastAsia="Times New Roman" w:hAnsi="Times New Roman" w:cs="Times New Roman"/>
        </w:rPr>
        <w:t xml:space="preserve">a random cloud indicating equal </w:t>
      </w:r>
      <w:r w:rsidR="00AC5949" w:rsidRPr="00551065">
        <w:rPr>
          <w:rFonts w:ascii="Times New Roman" w:eastAsia="Times New Roman" w:hAnsi="Times New Roman" w:cs="Times New Roman"/>
        </w:rPr>
        <w:t>variance.</w:t>
      </w:r>
    </w:p>
    <w:p w14:paraId="2CE8169F" w14:textId="0E146117" w:rsidR="3FB6E4F5" w:rsidRPr="00551065" w:rsidRDefault="31D8FE28" w:rsidP="00551065">
      <w:pPr>
        <w:pStyle w:val="ListParagraph"/>
        <w:numPr>
          <w:ilvl w:val="0"/>
          <w:numId w:val="8"/>
        </w:numPr>
        <w:rPr>
          <w:rFonts w:ascii="Times New Roman" w:hAnsi="Times New Roman" w:cs="Times New Roman"/>
        </w:rPr>
      </w:pPr>
      <w:r w:rsidRPr="00551065">
        <w:rPr>
          <w:rFonts w:ascii="Times New Roman" w:hAnsi="Times New Roman" w:cs="Times New Roman"/>
        </w:rPr>
        <w:t>Q-Q plots (</w:t>
      </w:r>
      <w:r w:rsidRPr="00551065">
        <w:rPr>
          <w:rFonts w:ascii="Times New Roman" w:eastAsia="Times New Roman" w:hAnsi="Times New Roman" w:cs="Times New Roman"/>
        </w:rPr>
        <w:t>(</w:t>
      </w:r>
      <w:hyperlink w:anchor="Graphic_29" w:history="1">
        <w:r w:rsidRPr="00551065">
          <w:rPr>
            <w:rStyle w:val="Hyperlink"/>
            <w:rFonts w:ascii="Times New Roman" w:eastAsia="Times New Roman" w:hAnsi="Times New Roman" w:cs="Times New Roman"/>
          </w:rPr>
          <w:t>Graphic 29</w:t>
        </w:r>
      </w:hyperlink>
      <w:proofErr w:type="gramStart"/>
      <w:r w:rsidRPr="00551065">
        <w:rPr>
          <w:rFonts w:ascii="Times New Roman" w:eastAsia="Times New Roman" w:hAnsi="Times New Roman" w:cs="Times New Roman"/>
        </w:rPr>
        <w:t>)</w:t>
      </w:r>
      <w:r w:rsidR="6EF09246" w:rsidRPr="00551065">
        <w:rPr>
          <w:rFonts w:ascii="Times New Roman" w:eastAsia="Times New Roman" w:hAnsi="Times New Roman" w:cs="Times New Roman"/>
        </w:rPr>
        <w:t xml:space="preserve"> :</w:t>
      </w:r>
      <w:proofErr w:type="gramEnd"/>
      <w:r w:rsidR="6EF09246" w:rsidRPr="00551065">
        <w:rPr>
          <w:rFonts w:ascii="Times New Roman" w:eastAsia="Times New Roman" w:hAnsi="Times New Roman" w:cs="Times New Roman"/>
        </w:rPr>
        <w:t xml:space="preserve"> Q-Q plots presents a slight deviation, will proceed with caution, assume normally distributed residuals </w:t>
      </w:r>
    </w:p>
    <w:p w14:paraId="37F23E8D" w14:textId="20CCAA1C" w:rsidR="3FB6E4F5" w:rsidRPr="00551065" w:rsidRDefault="00806B45" w:rsidP="00551065">
      <w:pPr>
        <w:pStyle w:val="ListParagraph"/>
        <w:numPr>
          <w:ilvl w:val="0"/>
          <w:numId w:val="8"/>
        </w:numPr>
        <w:rPr>
          <w:rFonts w:ascii="Times New Roman" w:hAnsi="Times New Roman" w:cs="Times New Roman"/>
        </w:rPr>
      </w:pPr>
      <w:r w:rsidRPr="00551065">
        <w:rPr>
          <w:rFonts w:ascii="Times New Roman" w:eastAsia="Times New Roman" w:hAnsi="Times New Roman" w:cs="Times New Roman"/>
        </w:rPr>
        <w:t>H</w:t>
      </w:r>
      <w:r w:rsidR="7BD6C6FA" w:rsidRPr="00551065">
        <w:rPr>
          <w:rFonts w:ascii="Times New Roman" w:eastAsia="Times New Roman" w:hAnsi="Times New Roman" w:cs="Times New Roman"/>
        </w:rPr>
        <w:t xml:space="preserve">istogram of </w:t>
      </w:r>
      <w:r w:rsidRPr="00551065">
        <w:rPr>
          <w:rFonts w:ascii="Times New Roman" w:eastAsia="Times New Roman" w:hAnsi="Times New Roman" w:cs="Times New Roman"/>
        </w:rPr>
        <w:t>R</w:t>
      </w:r>
      <w:r w:rsidR="7BD6C6FA" w:rsidRPr="00551065">
        <w:rPr>
          <w:rFonts w:ascii="Times New Roman" w:eastAsia="Times New Roman" w:hAnsi="Times New Roman" w:cs="Times New Roman"/>
        </w:rPr>
        <w:t>esiduals</w:t>
      </w:r>
      <w:r w:rsidRPr="00551065">
        <w:rPr>
          <w:rFonts w:ascii="Times New Roman" w:eastAsia="Times New Roman" w:hAnsi="Times New Roman" w:cs="Times New Roman"/>
        </w:rPr>
        <w:t xml:space="preserve"> </w:t>
      </w:r>
      <w:r w:rsidR="7BD6C6FA" w:rsidRPr="00551065">
        <w:rPr>
          <w:rFonts w:ascii="Times New Roman" w:eastAsia="Times New Roman" w:hAnsi="Times New Roman" w:cs="Times New Roman"/>
        </w:rPr>
        <w:t>(</w:t>
      </w:r>
      <w:hyperlink w:anchor="Graphic_30" w:history="1">
        <w:r w:rsidR="7BD6C6FA" w:rsidRPr="00551065">
          <w:rPr>
            <w:rStyle w:val="Hyperlink"/>
            <w:rFonts w:ascii="Times New Roman" w:eastAsia="Times New Roman" w:hAnsi="Times New Roman" w:cs="Times New Roman"/>
          </w:rPr>
          <w:t>Graphic 30</w:t>
        </w:r>
      </w:hyperlink>
      <w:proofErr w:type="gramStart"/>
      <w:r w:rsidR="7BD6C6FA" w:rsidRPr="00551065">
        <w:rPr>
          <w:rFonts w:ascii="Times New Roman" w:eastAsia="Times New Roman" w:hAnsi="Times New Roman" w:cs="Times New Roman"/>
        </w:rPr>
        <w:t>)</w:t>
      </w:r>
      <w:r w:rsidR="58F8B5A9" w:rsidRPr="00551065">
        <w:rPr>
          <w:rFonts w:ascii="Times New Roman" w:eastAsia="Times New Roman" w:hAnsi="Times New Roman" w:cs="Times New Roman"/>
        </w:rPr>
        <w:t xml:space="preserve"> :</w:t>
      </w:r>
      <w:proofErr w:type="gramEnd"/>
      <w:r w:rsidR="58F8B5A9" w:rsidRPr="00551065">
        <w:rPr>
          <w:rFonts w:ascii="Times New Roman" w:eastAsia="Times New Roman" w:hAnsi="Times New Roman" w:cs="Times New Roman"/>
        </w:rPr>
        <w:t xml:space="preserve"> Histogram of the residual looks normally </w:t>
      </w:r>
      <w:r w:rsidR="00AC5949" w:rsidRPr="00551065">
        <w:rPr>
          <w:rFonts w:ascii="Times New Roman" w:eastAsia="Times New Roman" w:hAnsi="Times New Roman" w:cs="Times New Roman"/>
        </w:rPr>
        <w:t>distributed</w:t>
      </w:r>
      <w:r w:rsidR="58F8B5A9" w:rsidRPr="00551065">
        <w:rPr>
          <w:rFonts w:ascii="Times New Roman" w:eastAsia="Times New Roman" w:hAnsi="Times New Roman" w:cs="Times New Roman"/>
        </w:rPr>
        <w:t xml:space="preserve"> </w:t>
      </w:r>
    </w:p>
    <w:p w14:paraId="716803D7" w14:textId="7235B6D9" w:rsidR="3FB6E4F5" w:rsidRPr="00551065" w:rsidRDefault="558F6133" w:rsidP="00551065">
      <w:pPr>
        <w:pStyle w:val="ListParagraph"/>
        <w:numPr>
          <w:ilvl w:val="0"/>
          <w:numId w:val="8"/>
        </w:numPr>
        <w:rPr>
          <w:rFonts w:ascii="Times New Roman" w:hAnsi="Times New Roman" w:cs="Times New Roman"/>
        </w:rPr>
      </w:pPr>
      <w:r w:rsidRPr="00551065">
        <w:rPr>
          <w:rFonts w:ascii="Times New Roman" w:hAnsi="Times New Roman" w:cs="Times New Roman"/>
        </w:rPr>
        <w:t xml:space="preserve">Studentized residuals and </w:t>
      </w:r>
      <w:r w:rsidR="00806B45" w:rsidRPr="00551065">
        <w:rPr>
          <w:rFonts w:ascii="Times New Roman" w:hAnsi="Times New Roman" w:cs="Times New Roman"/>
        </w:rPr>
        <w:t>C</w:t>
      </w:r>
      <w:r w:rsidRPr="00551065">
        <w:rPr>
          <w:rFonts w:ascii="Times New Roman" w:hAnsi="Times New Roman" w:cs="Times New Roman"/>
        </w:rPr>
        <w:t xml:space="preserve">ook’s </w:t>
      </w:r>
      <w:r w:rsidR="00806B45" w:rsidRPr="00551065">
        <w:rPr>
          <w:rFonts w:ascii="Times New Roman" w:hAnsi="Times New Roman" w:cs="Times New Roman"/>
        </w:rPr>
        <w:t>D</w:t>
      </w:r>
      <w:r w:rsidRPr="00551065">
        <w:rPr>
          <w:rFonts w:ascii="Times New Roman" w:hAnsi="Times New Roman" w:cs="Times New Roman"/>
        </w:rPr>
        <w:t xml:space="preserve"> </w:t>
      </w:r>
      <w:r w:rsidRPr="00551065">
        <w:rPr>
          <w:rFonts w:ascii="Times New Roman" w:eastAsia="Times New Roman" w:hAnsi="Times New Roman" w:cs="Times New Roman"/>
        </w:rPr>
        <w:t>(</w:t>
      </w:r>
      <w:hyperlink w:anchor="Graphic_31" w:history="1">
        <w:r w:rsidRPr="00551065">
          <w:rPr>
            <w:rStyle w:val="Hyperlink"/>
            <w:rFonts w:ascii="Times New Roman" w:eastAsia="Times New Roman" w:hAnsi="Times New Roman" w:cs="Times New Roman"/>
          </w:rPr>
          <w:t>Graphic 31</w:t>
        </w:r>
      </w:hyperlink>
      <w:r w:rsidRPr="00551065">
        <w:rPr>
          <w:rFonts w:ascii="Times New Roman" w:eastAsia="Times New Roman" w:hAnsi="Times New Roman" w:cs="Times New Roman"/>
        </w:rPr>
        <w:t>)</w:t>
      </w:r>
      <w:r w:rsidR="1F026DEB" w:rsidRPr="00551065">
        <w:rPr>
          <w:rFonts w:ascii="Times New Roman" w:eastAsia="Times New Roman" w:hAnsi="Times New Roman" w:cs="Times New Roman"/>
        </w:rPr>
        <w:t>: No extremely influential points</w:t>
      </w:r>
    </w:p>
    <w:p w14:paraId="125E4AD6" w14:textId="2707EBEA" w:rsidR="3FB6E4F5" w:rsidRPr="00551065" w:rsidRDefault="043B05A5" w:rsidP="00551065">
      <w:pPr>
        <w:pStyle w:val="ListParagraph"/>
        <w:numPr>
          <w:ilvl w:val="0"/>
          <w:numId w:val="8"/>
        </w:numPr>
        <w:rPr>
          <w:rFonts w:ascii="Times New Roman" w:hAnsi="Times New Roman" w:cs="Times New Roman"/>
        </w:rPr>
      </w:pPr>
      <w:r w:rsidRPr="00551065">
        <w:rPr>
          <w:rFonts w:ascii="Times New Roman" w:hAnsi="Times New Roman" w:cs="Times New Roman"/>
        </w:rPr>
        <w:t>We can see that the residuals plots present itself in a random cloud formation, q-q plot is aligned with a straight line, a little deviation on the end, histogram of the residuals are normally distributed, no extremely influential values looking at Cook’s D, therefore all assumptions of regressions are met, finally we assume independence from and between each observation.</w:t>
      </w:r>
    </w:p>
    <w:p w14:paraId="18B58FC1" w14:textId="4B6F617C" w:rsidR="3FB6E4F5" w:rsidRPr="00982A91" w:rsidRDefault="2FE8A531" w:rsidP="00982A91">
      <w:pPr>
        <w:pStyle w:val="Heading2"/>
        <w:spacing w:before="0" w:after="160"/>
        <w:jc w:val="center"/>
        <w:rPr>
          <w:rFonts w:ascii="Times New Roman" w:eastAsia="Times New Roman" w:hAnsi="Times New Roman" w:cs="Times New Roman"/>
          <w:b/>
          <w:bCs/>
          <w:color w:val="auto"/>
          <w:sz w:val="22"/>
          <w:szCs w:val="22"/>
        </w:rPr>
      </w:pPr>
      <w:r w:rsidRPr="00982A91">
        <w:rPr>
          <w:rFonts w:ascii="Times New Roman" w:eastAsia="Times New Roman" w:hAnsi="Times New Roman" w:cs="Times New Roman"/>
          <w:b/>
          <w:bCs/>
          <w:color w:val="auto"/>
          <w:sz w:val="22"/>
          <w:szCs w:val="22"/>
        </w:rPr>
        <w:t>Comparing Competing Models</w:t>
      </w:r>
    </w:p>
    <w:p w14:paraId="5819D0EE" w14:textId="63C86C3B" w:rsidR="3FB6E4F5" w:rsidRPr="00982A91" w:rsidRDefault="2FE8A531" w:rsidP="00994A3B">
      <w:pPr>
        <w:spacing w:after="0"/>
        <w:rPr>
          <w:rFonts w:ascii="Times New Roman" w:eastAsia="Calibri" w:hAnsi="Times New Roman" w:cs="Times New Roman"/>
          <w:b/>
          <w:bCs/>
          <w:color w:val="000000" w:themeColor="text1"/>
        </w:rPr>
      </w:pPr>
      <w:r w:rsidRPr="00982A91">
        <w:rPr>
          <w:rFonts w:ascii="Times New Roman" w:eastAsia="Calibri" w:hAnsi="Times New Roman" w:cs="Times New Roman"/>
          <w:color w:val="000000" w:themeColor="text1"/>
        </w:rPr>
        <w:t>Forward Selection:</w:t>
      </w:r>
    </w:p>
    <w:p w14:paraId="1F766A5B" w14:textId="0551FD2A" w:rsidR="3FB6E4F5" w:rsidRPr="00982A91" w:rsidRDefault="00D25D20" w:rsidP="00994A3B">
      <w:pPr>
        <w:spacing w:after="0"/>
        <w:rPr>
          <w:rFonts w:ascii="Times New Roman" w:hAnsi="Times New Roman" w:cs="Times New Roman"/>
        </w:rPr>
      </w:pPr>
      <w:r w:rsidRPr="00982A91">
        <w:rPr>
          <w:rFonts w:ascii="Times New Roman" w:eastAsia="Calibri" w:hAnsi="Times New Roman" w:cs="Times New Roman"/>
          <w:color w:val="000000" w:themeColor="text1"/>
        </w:rPr>
        <w:t>Diagnostics</w:t>
      </w:r>
      <w:r w:rsidR="00551065">
        <w:rPr>
          <w:rFonts w:ascii="Times New Roman" w:eastAsia="Calibri" w:hAnsi="Times New Roman" w:cs="Times New Roman"/>
          <w:color w:val="000000" w:themeColor="text1"/>
        </w:rPr>
        <w:t xml:space="preserve"> are in </w:t>
      </w:r>
      <w:hyperlink w:anchor="Graphic_32" w:history="1">
        <w:r w:rsidR="7B35E88B" w:rsidRPr="00982A91">
          <w:rPr>
            <w:rStyle w:val="Hyperlink"/>
            <w:rFonts w:ascii="Times New Roman" w:eastAsia="Times New Roman" w:hAnsi="Times New Roman" w:cs="Times New Roman"/>
          </w:rPr>
          <w:t>Graphic 3</w:t>
        </w:r>
        <w:r w:rsidRPr="00982A91">
          <w:rPr>
            <w:rStyle w:val="Hyperlink"/>
            <w:rFonts w:ascii="Times New Roman" w:eastAsia="Times New Roman" w:hAnsi="Times New Roman" w:cs="Times New Roman"/>
          </w:rPr>
          <w:t>2</w:t>
        </w:r>
      </w:hyperlink>
    </w:p>
    <w:tbl>
      <w:tblPr>
        <w:tblStyle w:val="TableGrid"/>
        <w:tblW w:w="9360" w:type="dxa"/>
        <w:tblLayout w:type="fixed"/>
        <w:tblLook w:val="06A0" w:firstRow="1" w:lastRow="0" w:firstColumn="1" w:lastColumn="0" w:noHBand="1" w:noVBand="1"/>
      </w:tblPr>
      <w:tblGrid>
        <w:gridCol w:w="2340"/>
        <w:gridCol w:w="2340"/>
        <w:gridCol w:w="2340"/>
        <w:gridCol w:w="2340"/>
      </w:tblGrid>
      <w:tr w:rsidR="19F50395" w:rsidRPr="00982A91" w14:paraId="11A8CFB0" w14:textId="77777777" w:rsidTr="00D25D20">
        <w:trPr>
          <w:trHeight w:val="300"/>
        </w:trPr>
        <w:tc>
          <w:tcPr>
            <w:tcW w:w="2340" w:type="dxa"/>
          </w:tcPr>
          <w:p w14:paraId="527C1141" w14:textId="6EF88152" w:rsidR="1D3CF68D" w:rsidRPr="00982A91" w:rsidRDefault="1D3CF68D" w:rsidP="00982A91">
            <w:pPr>
              <w:rPr>
                <w:rFonts w:ascii="Times New Roman" w:hAnsi="Times New Roman" w:cs="Times New Roman"/>
              </w:rPr>
            </w:pPr>
            <w:r w:rsidRPr="00982A91">
              <w:rPr>
                <w:rFonts w:ascii="Times New Roman" w:hAnsi="Times New Roman" w:cs="Times New Roman"/>
              </w:rPr>
              <w:t>Model Selection</w:t>
            </w:r>
          </w:p>
        </w:tc>
        <w:tc>
          <w:tcPr>
            <w:tcW w:w="2340" w:type="dxa"/>
          </w:tcPr>
          <w:p w14:paraId="76E5DEB0" w14:textId="7A70A750" w:rsidR="1D3CF68D" w:rsidRPr="00982A91" w:rsidRDefault="1D3CF68D" w:rsidP="00982A91">
            <w:pPr>
              <w:rPr>
                <w:rFonts w:ascii="Times New Roman" w:hAnsi="Times New Roman" w:cs="Times New Roman"/>
              </w:rPr>
            </w:pPr>
            <w:r w:rsidRPr="00982A91">
              <w:rPr>
                <w:rFonts w:ascii="Times New Roman" w:hAnsi="Times New Roman" w:cs="Times New Roman"/>
              </w:rPr>
              <w:t>R square</w:t>
            </w:r>
          </w:p>
        </w:tc>
        <w:tc>
          <w:tcPr>
            <w:tcW w:w="2340" w:type="dxa"/>
          </w:tcPr>
          <w:p w14:paraId="053787B3" w14:textId="0C12A5F3" w:rsidR="1D3CF68D" w:rsidRPr="00982A91" w:rsidRDefault="1D3CF68D" w:rsidP="00982A91">
            <w:pPr>
              <w:rPr>
                <w:rFonts w:ascii="Times New Roman" w:hAnsi="Times New Roman" w:cs="Times New Roman"/>
              </w:rPr>
            </w:pPr>
            <w:r w:rsidRPr="00982A91">
              <w:rPr>
                <w:rFonts w:ascii="Times New Roman" w:hAnsi="Times New Roman" w:cs="Times New Roman"/>
              </w:rPr>
              <w:t>CV Press</w:t>
            </w:r>
          </w:p>
        </w:tc>
        <w:tc>
          <w:tcPr>
            <w:tcW w:w="2340" w:type="dxa"/>
          </w:tcPr>
          <w:p w14:paraId="394C9DF1" w14:textId="71B33E0B" w:rsidR="1D3CF68D" w:rsidRPr="00982A91" w:rsidRDefault="1D3CF68D" w:rsidP="00982A91">
            <w:pPr>
              <w:rPr>
                <w:rFonts w:ascii="Times New Roman" w:hAnsi="Times New Roman" w:cs="Times New Roman"/>
              </w:rPr>
            </w:pPr>
            <w:r w:rsidRPr="00982A91">
              <w:rPr>
                <w:rFonts w:ascii="Times New Roman" w:hAnsi="Times New Roman" w:cs="Times New Roman"/>
              </w:rPr>
              <w:t>Kaggle Score</w:t>
            </w:r>
          </w:p>
        </w:tc>
      </w:tr>
      <w:tr w:rsidR="19F50395" w:rsidRPr="00982A91" w14:paraId="63458341" w14:textId="77777777" w:rsidTr="00D25D20">
        <w:trPr>
          <w:trHeight w:val="300"/>
        </w:trPr>
        <w:tc>
          <w:tcPr>
            <w:tcW w:w="2340" w:type="dxa"/>
          </w:tcPr>
          <w:p w14:paraId="3AE5A60D" w14:textId="7493FC72" w:rsidR="1D3CF68D" w:rsidRPr="00982A91" w:rsidRDefault="1D3CF68D" w:rsidP="00982A91">
            <w:pPr>
              <w:rPr>
                <w:rFonts w:ascii="Times New Roman" w:hAnsi="Times New Roman" w:cs="Times New Roman"/>
              </w:rPr>
            </w:pPr>
            <w:r w:rsidRPr="00982A91">
              <w:rPr>
                <w:rFonts w:ascii="Times New Roman" w:hAnsi="Times New Roman" w:cs="Times New Roman"/>
              </w:rPr>
              <w:t>Forward</w:t>
            </w:r>
          </w:p>
        </w:tc>
        <w:tc>
          <w:tcPr>
            <w:tcW w:w="2340" w:type="dxa"/>
          </w:tcPr>
          <w:p w14:paraId="75D06AED" w14:textId="46D494FF" w:rsidR="1D3CF68D" w:rsidRPr="00982A91" w:rsidRDefault="1D3CF68D" w:rsidP="00982A91">
            <w:pPr>
              <w:rPr>
                <w:rFonts w:ascii="Times New Roman" w:hAnsi="Times New Roman" w:cs="Times New Roman"/>
              </w:rPr>
            </w:pPr>
            <w:r w:rsidRPr="00982A91">
              <w:rPr>
                <w:rFonts w:ascii="Times New Roman" w:hAnsi="Times New Roman" w:cs="Times New Roman"/>
              </w:rPr>
              <w:t>0.9158</w:t>
            </w:r>
          </w:p>
        </w:tc>
        <w:tc>
          <w:tcPr>
            <w:tcW w:w="2340" w:type="dxa"/>
          </w:tcPr>
          <w:p w14:paraId="40CA0D20" w14:textId="3BCB647B" w:rsidR="1D3CF68D" w:rsidRPr="00982A91" w:rsidRDefault="1D3CF68D" w:rsidP="00982A91">
            <w:pPr>
              <w:rPr>
                <w:rFonts w:ascii="Times New Roman" w:hAnsi="Times New Roman" w:cs="Times New Roman"/>
              </w:rPr>
            </w:pPr>
            <w:r w:rsidRPr="00982A91">
              <w:rPr>
                <w:rFonts w:ascii="Times New Roman" w:hAnsi="Times New Roman" w:cs="Times New Roman"/>
              </w:rPr>
              <w:t>9.59E11</w:t>
            </w:r>
          </w:p>
        </w:tc>
        <w:tc>
          <w:tcPr>
            <w:tcW w:w="2340" w:type="dxa"/>
          </w:tcPr>
          <w:p w14:paraId="4A9AB1FF" w14:textId="5EC01787" w:rsidR="1D3CF68D" w:rsidRPr="00982A91" w:rsidRDefault="1D3CF68D" w:rsidP="00982A91">
            <w:pPr>
              <w:rPr>
                <w:rFonts w:ascii="Times New Roman" w:hAnsi="Times New Roman" w:cs="Times New Roman"/>
              </w:rPr>
            </w:pPr>
            <w:r w:rsidRPr="00982A91">
              <w:rPr>
                <w:rFonts w:ascii="Times New Roman" w:hAnsi="Times New Roman" w:cs="Times New Roman"/>
              </w:rPr>
              <w:t>0.14739</w:t>
            </w:r>
          </w:p>
        </w:tc>
      </w:tr>
    </w:tbl>
    <w:p w14:paraId="277C7402" w14:textId="77777777" w:rsidR="00994A3B" w:rsidRDefault="00994A3B" w:rsidP="00982A91">
      <w:pPr>
        <w:rPr>
          <w:rFonts w:ascii="Times New Roman" w:eastAsia="Times New Roman" w:hAnsi="Times New Roman" w:cs="Times New Roman"/>
        </w:rPr>
      </w:pPr>
    </w:p>
    <w:p w14:paraId="6BCC78FE" w14:textId="09FF701B" w:rsidR="007D2959" w:rsidRPr="00982A91" w:rsidRDefault="7C1B6AFA" w:rsidP="00994A3B">
      <w:pPr>
        <w:spacing w:after="0"/>
        <w:rPr>
          <w:rFonts w:ascii="Times New Roman" w:eastAsia="Times New Roman" w:hAnsi="Times New Roman" w:cs="Times New Roman"/>
        </w:rPr>
      </w:pPr>
      <w:r w:rsidRPr="00982A91">
        <w:rPr>
          <w:rFonts w:ascii="Times New Roman" w:eastAsia="Times New Roman" w:hAnsi="Times New Roman" w:cs="Times New Roman"/>
        </w:rPr>
        <w:t>Backward</w:t>
      </w:r>
      <w:r w:rsidR="007D2959" w:rsidRPr="00982A91">
        <w:rPr>
          <w:rFonts w:ascii="Times New Roman" w:eastAsia="Times New Roman" w:hAnsi="Times New Roman" w:cs="Times New Roman"/>
        </w:rPr>
        <w:t xml:space="preserve"> Selection</w:t>
      </w:r>
      <w:r w:rsidR="0781482D" w:rsidRPr="00982A91">
        <w:rPr>
          <w:rFonts w:ascii="Times New Roman" w:eastAsia="Times New Roman" w:hAnsi="Times New Roman" w:cs="Times New Roman"/>
        </w:rPr>
        <w:t>:</w:t>
      </w:r>
    </w:p>
    <w:p w14:paraId="6F346B18" w14:textId="7CEA7675" w:rsidR="6D6B7B32" w:rsidRPr="00982A91" w:rsidRDefault="008C4CB9" w:rsidP="00994A3B">
      <w:pPr>
        <w:spacing w:after="0"/>
        <w:rPr>
          <w:rFonts w:ascii="Times New Roman" w:eastAsia="Calibri" w:hAnsi="Times New Roman" w:cs="Times New Roman"/>
          <w:color w:val="000000" w:themeColor="text1"/>
        </w:rPr>
      </w:pPr>
      <w:r w:rsidRPr="00982A91">
        <w:rPr>
          <w:rFonts w:ascii="Times New Roman" w:eastAsia="Calibri" w:hAnsi="Times New Roman" w:cs="Times New Roman"/>
          <w:color w:val="000000" w:themeColor="text1"/>
        </w:rPr>
        <w:t>Diagnostics</w:t>
      </w:r>
      <w:r w:rsidR="00551065">
        <w:rPr>
          <w:rFonts w:ascii="Times New Roman" w:eastAsia="Calibri" w:hAnsi="Times New Roman" w:cs="Times New Roman"/>
          <w:color w:val="000000" w:themeColor="text1"/>
        </w:rPr>
        <w:t xml:space="preserve"> are in </w:t>
      </w:r>
      <w:hyperlink w:anchor="Graphic_33" w:history="1">
        <w:r w:rsidR="14F096DE" w:rsidRPr="00982A91">
          <w:rPr>
            <w:rStyle w:val="Hyperlink"/>
            <w:rFonts w:ascii="Times New Roman" w:eastAsia="Times New Roman" w:hAnsi="Times New Roman" w:cs="Times New Roman"/>
          </w:rPr>
          <w:t>Graphic 3</w:t>
        </w:r>
        <w:r w:rsidR="00D25D20" w:rsidRPr="00982A91">
          <w:rPr>
            <w:rStyle w:val="Hyperlink"/>
            <w:rFonts w:ascii="Times New Roman" w:eastAsia="Times New Roman" w:hAnsi="Times New Roman" w:cs="Times New Roman"/>
          </w:rPr>
          <w:t>3</w:t>
        </w:r>
      </w:hyperlink>
    </w:p>
    <w:tbl>
      <w:tblPr>
        <w:tblStyle w:val="TableGrid"/>
        <w:tblW w:w="0" w:type="auto"/>
        <w:tblLayout w:type="fixed"/>
        <w:tblLook w:val="06A0" w:firstRow="1" w:lastRow="0" w:firstColumn="1" w:lastColumn="0" w:noHBand="1" w:noVBand="1"/>
      </w:tblPr>
      <w:tblGrid>
        <w:gridCol w:w="2340"/>
        <w:gridCol w:w="2340"/>
        <w:gridCol w:w="2340"/>
        <w:gridCol w:w="2340"/>
      </w:tblGrid>
      <w:tr w:rsidR="19F50395" w:rsidRPr="00982A91" w14:paraId="337528F6" w14:textId="77777777" w:rsidTr="19F50395">
        <w:trPr>
          <w:trHeight w:val="300"/>
        </w:trPr>
        <w:tc>
          <w:tcPr>
            <w:tcW w:w="2340" w:type="dxa"/>
          </w:tcPr>
          <w:p w14:paraId="52FCFD62" w14:textId="6EF88152" w:rsidR="19F50395" w:rsidRPr="00982A91" w:rsidRDefault="19F50395" w:rsidP="00982A91">
            <w:pPr>
              <w:rPr>
                <w:rFonts w:ascii="Times New Roman" w:hAnsi="Times New Roman" w:cs="Times New Roman"/>
              </w:rPr>
            </w:pPr>
            <w:r w:rsidRPr="00982A91">
              <w:rPr>
                <w:rFonts w:ascii="Times New Roman" w:hAnsi="Times New Roman" w:cs="Times New Roman"/>
              </w:rPr>
              <w:t>Model Selection</w:t>
            </w:r>
          </w:p>
        </w:tc>
        <w:tc>
          <w:tcPr>
            <w:tcW w:w="2340" w:type="dxa"/>
          </w:tcPr>
          <w:p w14:paraId="332235D5" w14:textId="7A70A750" w:rsidR="19F50395" w:rsidRPr="00982A91" w:rsidRDefault="19F50395" w:rsidP="00982A91">
            <w:pPr>
              <w:rPr>
                <w:rFonts w:ascii="Times New Roman" w:hAnsi="Times New Roman" w:cs="Times New Roman"/>
              </w:rPr>
            </w:pPr>
            <w:r w:rsidRPr="00982A91">
              <w:rPr>
                <w:rFonts w:ascii="Times New Roman" w:hAnsi="Times New Roman" w:cs="Times New Roman"/>
              </w:rPr>
              <w:t>R square</w:t>
            </w:r>
          </w:p>
        </w:tc>
        <w:tc>
          <w:tcPr>
            <w:tcW w:w="2340" w:type="dxa"/>
          </w:tcPr>
          <w:p w14:paraId="30B3F62F" w14:textId="0C12A5F3" w:rsidR="19F50395" w:rsidRPr="00982A91" w:rsidRDefault="19F50395" w:rsidP="00982A91">
            <w:pPr>
              <w:rPr>
                <w:rFonts w:ascii="Times New Roman" w:hAnsi="Times New Roman" w:cs="Times New Roman"/>
              </w:rPr>
            </w:pPr>
            <w:r w:rsidRPr="00982A91">
              <w:rPr>
                <w:rFonts w:ascii="Times New Roman" w:hAnsi="Times New Roman" w:cs="Times New Roman"/>
              </w:rPr>
              <w:t>CV Press</w:t>
            </w:r>
          </w:p>
        </w:tc>
        <w:tc>
          <w:tcPr>
            <w:tcW w:w="2340" w:type="dxa"/>
          </w:tcPr>
          <w:p w14:paraId="4FC8CE7E" w14:textId="71B33E0B" w:rsidR="19F50395" w:rsidRPr="00982A91" w:rsidRDefault="19F50395" w:rsidP="00982A91">
            <w:pPr>
              <w:rPr>
                <w:rFonts w:ascii="Times New Roman" w:hAnsi="Times New Roman" w:cs="Times New Roman"/>
              </w:rPr>
            </w:pPr>
            <w:r w:rsidRPr="00982A91">
              <w:rPr>
                <w:rFonts w:ascii="Times New Roman" w:hAnsi="Times New Roman" w:cs="Times New Roman"/>
              </w:rPr>
              <w:t>Kaggle Score</w:t>
            </w:r>
          </w:p>
        </w:tc>
      </w:tr>
      <w:tr w:rsidR="19F50395" w:rsidRPr="00982A91" w14:paraId="30D34E79" w14:textId="77777777" w:rsidTr="19F50395">
        <w:trPr>
          <w:trHeight w:val="300"/>
        </w:trPr>
        <w:tc>
          <w:tcPr>
            <w:tcW w:w="2340" w:type="dxa"/>
          </w:tcPr>
          <w:p w14:paraId="0DFA7B37" w14:textId="6832C3AF" w:rsidR="2EECED04" w:rsidRPr="00982A91" w:rsidRDefault="2EECED04" w:rsidP="00982A91">
            <w:pPr>
              <w:spacing w:line="259" w:lineRule="auto"/>
              <w:rPr>
                <w:rFonts w:ascii="Times New Roman" w:hAnsi="Times New Roman" w:cs="Times New Roman"/>
              </w:rPr>
            </w:pPr>
            <w:r w:rsidRPr="00982A91">
              <w:rPr>
                <w:rFonts w:ascii="Times New Roman" w:hAnsi="Times New Roman" w:cs="Times New Roman"/>
              </w:rPr>
              <w:t>Backward</w:t>
            </w:r>
          </w:p>
        </w:tc>
        <w:tc>
          <w:tcPr>
            <w:tcW w:w="2340" w:type="dxa"/>
          </w:tcPr>
          <w:p w14:paraId="75C398E4" w14:textId="520B3D8D" w:rsidR="2EECED04" w:rsidRPr="00982A91" w:rsidRDefault="2EECED04" w:rsidP="00982A91">
            <w:pPr>
              <w:spacing w:line="259" w:lineRule="auto"/>
              <w:rPr>
                <w:rFonts w:ascii="Times New Roman" w:hAnsi="Times New Roman" w:cs="Times New Roman"/>
              </w:rPr>
            </w:pPr>
            <w:r w:rsidRPr="00982A91">
              <w:rPr>
                <w:rFonts w:ascii="Times New Roman" w:hAnsi="Times New Roman" w:cs="Times New Roman"/>
              </w:rPr>
              <w:t>0.9194</w:t>
            </w:r>
          </w:p>
        </w:tc>
        <w:tc>
          <w:tcPr>
            <w:tcW w:w="2340" w:type="dxa"/>
          </w:tcPr>
          <w:p w14:paraId="7EE2A599" w14:textId="4F9CACA9" w:rsidR="2EECED04" w:rsidRPr="00982A91" w:rsidRDefault="2EECED04" w:rsidP="00982A91">
            <w:pPr>
              <w:spacing w:line="259" w:lineRule="auto"/>
              <w:rPr>
                <w:rFonts w:ascii="Times New Roman" w:hAnsi="Times New Roman" w:cs="Times New Roman"/>
              </w:rPr>
            </w:pPr>
            <w:r w:rsidRPr="00982A91">
              <w:rPr>
                <w:rFonts w:ascii="Times New Roman" w:hAnsi="Times New Roman" w:cs="Times New Roman"/>
              </w:rPr>
              <w:t>1.005E12</w:t>
            </w:r>
          </w:p>
        </w:tc>
        <w:tc>
          <w:tcPr>
            <w:tcW w:w="2340" w:type="dxa"/>
          </w:tcPr>
          <w:p w14:paraId="6F82A286" w14:textId="02DA0E0D" w:rsidR="2EECED04" w:rsidRPr="00982A91" w:rsidRDefault="2EECED04" w:rsidP="00982A91">
            <w:pPr>
              <w:rPr>
                <w:rFonts w:ascii="Times New Roman" w:hAnsi="Times New Roman" w:cs="Times New Roman"/>
              </w:rPr>
            </w:pPr>
            <w:r w:rsidRPr="00982A91">
              <w:rPr>
                <w:rFonts w:ascii="Times New Roman" w:hAnsi="Times New Roman" w:cs="Times New Roman"/>
              </w:rPr>
              <w:t>0.14739</w:t>
            </w:r>
          </w:p>
        </w:tc>
      </w:tr>
    </w:tbl>
    <w:p w14:paraId="1327A834" w14:textId="0BC02344" w:rsidR="2EECED04" w:rsidRPr="00982A91" w:rsidRDefault="2EECED04" w:rsidP="00982A91">
      <w:pPr>
        <w:rPr>
          <w:rFonts w:ascii="Times New Roman" w:hAnsi="Times New Roman" w:cs="Times New Roman"/>
        </w:rPr>
      </w:pPr>
    </w:p>
    <w:p w14:paraId="4F9202A9" w14:textId="13D9A957" w:rsidR="007D2959" w:rsidRPr="00982A91" w:rsidRDefault="7C1B6AFA" w:rsidP="00994A3B">
      <w:pPr>
        <w:spacing w:after="0"/>
        <w:rPr>
          <w:rFonts w:ascii="Times New Roman" w:eastAsia="Times New Roman" w:hAnsi="Times New Roman" w:cs="Times New Roman"/>
        </w:rPr>
      </w:pPr>
      <w:r w:rsidRPr="00982A91">
        <w:rPr>
          <w:rFonts w:ascii="Times New Roman" w:eastAsia="Times New Roman" w:hAnsi="Times New Roman" w:cs="Times New Roman"/>
        </w:rPr>
        <w:t>Stepwise</w:t>
      </w:r>
      <w:r w:rsidR="5DA20C08" w:rsidRPr="00982A91">
        <w:rPr>
          <w:rFonts w:ascii="Times New Roman" w:eastAsia="Times New Roman" w:hAnsi="Times New Roman" w:cs="Times New Roman"/>
        </w:rPr>
        <w:t xml:space="preserve"> Selection:</w:t>
      </w:r>
    </w:p>
    <w:p w14:paraId="6B4CDA2F" w14:textId="76D0042F" w:rsidR="21FCD044" w:rsidRPr="00982A91" w:rsidRDefault="64AB0F0D" w:rsidP="00994A3B">
      <w:pPr>
        <w:spacing w:after="0"/>
        <w:rPr>
          <w:rFonts w:ascii="Times New Roman" w:eastAsia="Times New Roman" w:hAnsi="Times New Roman" w:cs="Times New Roman"/>
        </w:rPr>
      </w:pPr>
      <w:r w:rsidRPr="00982A91">
        <w:rPr>
          <w:rFonts w:ascii="Times New Roman" w:eastAsia="Times New Roman" w:hAnsi="Times New Roman" w:cs="Times New Roman"/>
        </w:rPr>
        <w:t xml:space="preserve">Performing a Stepwise selection based </w:t>
      </w:r>
      <w:r w:rsidR="3F9F9256" w:rsidRPr="00982A91">
        <w:rPr>
          <w:rFonts w:ascii="Times New Roman" w:eastAsia="Times New Roman" w:hAnsi="Times New Roman" w:cs="Times New Roman"/>
        </w:rPr>
        <w:t>in SAS</w:t>
      </w:r>
      <w:r w:rsidR="008C4CB9" w:rsidRPr="00982A91">
        <w:rPr>
          <w:rFonts w:ascii="Times New Roman" w:eastAsia="Times New Roman" w:hAnsi="Times New Roman" w:cs="Times New Roman"/>
        </w:rPr>
        <w:t xml:space="preserve">. </w:t>
      </w:r>
      <w:r w:rsidR="21FCD044" w:rsidRPr="00982A91">
        <w:rPr>
          <w:rFonts w:ascii="Times New Roman" w:eastAsia="Times New Roman" w:hAnsi="Times New Roman" w:cs="Times New Roman"/>
        </w:rPr>
        <w:t>Results are as follows:</w:t>
      </w:r>
    </w:p>
    <w:p w14:paraId="4E464A19" w14:textId="2BBD37C9" w:rsidR="252C844A" w:rsidRPr="00982A91" w:rsidRDefault="008C4CB9" w:rsidP="00994A3B">
      <w:pPr>
        <w:spacing w:after="0"/>
        <w:rPr>
          <w:rFonts w:ascii="Times New Roman" w:eastAsia="Calibri" w:hAnsi="Times New Roman" w:cs="Times New Roman"/>
          <w:color w:val="000000" w:themeColor="text1"/>
        </w:rPr>
      </w:pPr>
      <w:r w:rsidRPr="00982A91">
        <w:rPr>
          <w:rFonts w:ascii="Times New Roman" w:eastAsia="Calibri" w:hAnsi="Times New Roman" w:cs="Times New Roman"/>
          <w:color w:val="000000" w:themeColor="text1"/>
        </w:rPr>
        <w:t>Diagnostic</w:t>
      </w:r>
      <w:r w:rsidR="00551065">
        <w:rPr>
          <w:rFonts w:ascii="Times New Roman" w:eastAsia="Calibri" w:hAnsi="Times New Roman" w:cs="Times New Roman"/>
          <w:color w:val="000000" w:themeColor="text1"/>
        </w:rPr>
        <w:t xml:space="preserve">s are in </w:t>
      </w:r>
      <w:hyperlink w:anchor="Graphic_34" w:history="1">
        <w:r w:rsidR="17D20C94" w:rsidRPr="00982A91">
          <w:rPr>
            <w:rStyle w:val="Hyperlink"/>
            <w:rFonts w:ascii="Times New Roman" w:eastAsia="Times New Roman" w:hAnsi="Times New Roman" w:cs="Times New Roman"/>
          </w:rPr>
          <w:t>Graphic 3</w:t>
        </w:r>
        <w:r w:rsidRPr="00982A91">
          <w:rPr>
            <w:rStyle w:val="Hyperlink"/>
            <w:rFonts w:ascii="Times New Roman" w:eastAsia="Times New Roman" w:hAnsi="Times New Roman" w:cs="Times New Roman"/>
          </w:rPr>
          <w:t>4</w:t>
        </w:r>
      </w:hyperlink>
    </w:p>
    <w:tbl>
      <w:tblPr>
        <w:tblStyle w:val="TableGrid"/>
        <w:tblW w:w="0" w:type="auto"/>
        <w:tblLayout w:type="fixed"/>
        <w:tblLook w:val="06A0" w:firstRow="1" w:lastRow="0" w:firstColumn="1" w:lastColumn="0" w:noHBand="1" w:noVBand="1"/>
      </w:tblPr>
      <w:tblGrid>
        <w:gridCol w:w="2340"/>
        <w:gridCol w:w="2340"/>
        <w:gridCol w:w="2340"/>
        <w:gridCol w:w="2340"/>
      </w:tblGrid>
      <w:tr w:rsidR="19F50395" w:rsidRPr="00982A91" w14:paraId="249D7892" w14:textId="77777777" w:rsidTr="19F50395">
        <w:trPr>
          <w:trHeight w:val="300"/>
        </w:trPr>
        <w:tc>
          <w:tcPr>
            <w:tcW w:w="2340" w:type="dxa"/>
          </w:tcPr>
          <w:p w14:paraId="0197CE91" w14:textId="6EF88152" w:rsidR="19F50395" w:rsidRPr="00982A91" w:rsidRDefault="19F50395" w:rsidP="00982A91">
            <w:pPr>
              <w:rPr>
                <w:rFonts w:ascii="Times New Roman" w:hAnsi="Times New Roman" w:cs="Times New Roman"/>
              </w:rPr>
            </w:pPr>
            <w:r w:rsidRPr="00982A91">
              <w:rPr>
                <w:rFonts w:ascii="Times New Roman" w:hAnsi="Times New Roman" w:cs="Times New Roman"/>
              </w:rPr>
              <w:t>Model Selection</w:t>
            </w:r>
          </w:p>
        </w:tc>
        <w:tc>
          <w:tcPr>
            <w:tcW w:w="2340" w:type="dxa"/>
          </w:tcPr>
          <w:p w14:paraId="59F4429E" w14:textId="7A70A750" w:rsidR="19F50395" w:rsidRPr="00982A91" w:rsidRDefault="19F50395" w:rsidP="00982A91">
            <w:pPr>
              <w:rPr>
                <w:rFonts w:ascii="Times New Roman" w:hAnsi="Times New Roman" w:cs="Times New Roman"/>
              </w:rPr>
            </w:pPr>
            <w:r w:rsidRPr="00982A91">
              <w:rPr>
                <w:rFonts w:ascii="Times New Roman" w:hAnsi="Times New Roman" w:cs="Times New Roman"/>
              </w:rPr>
              <w:t>R square</w:t>
            </w:r>
          </w:p>
        </w:tc>
        <w:tc>
          <w:tcPr>
            <w:tcW w:w="2340" w:type="dxa"/>
          </w:tcPr>
          <w:p w14:paraId="64F788F1" w14:textId="0C12A5F3" w:rsidR="19F50395" w:rsidRPr="00982A91" w:rsidRDefault="19F50395" w:rsidP="00982A91">
            <w:pPr>
              <w:rPr>
                <w:rFonts w:ascii="Times New Roman" w:hAnsi="Times New Roman" w:cs="Times New Roman"/>
              </w:rPr>
            </w:pPr>
            <w:r w:rsidRPr="00982A91">
              <w:rPr>
                <w:rFonts w:ascii="Times New Roman" w:hAnsi="Times New Roman" w:cs="Times New Roman"/>
              </w:rPr>
              <w:t>CV Press</w:t>
            </w:r>
          </w:p>
        </w:tc>
        <w:tc>
          <w:tcPr>
            <w:tcW w:w="2340" w:type="dxa"/>
          </w:tcPr>
          <w:p w14:paraId="49B0DA7C" w14:textId="71B33E0B" w:rsidR="19F50395" w:rsidRPr="00982A91" w:rsidRDefault="19F50395" w:rsidP="00982A91">
            <w:pPr>
              <w:rPr>
                <w:rFonts w:ascii="Times New Roman" w:hAnsi="Times New Roman" w:cs="Times New Roman"/>
              </w:rPr>
            </w:pPr>
            <w:r w:rsidRPr="00982A91">
              <w:rPr>
                <w:rFonts w:ascii="Times New Roman" w:hAnsi="Times New Roman" w:cs="Times New Roman"/>
              </w:rPr>
              <w:t>Kaggle Score</w:t>
            </w:r>
          </w:p>
        </w:tc>
      </w:tr>
      <w:tr w:rsidR="19F50395" w:rsidRPr="00982A91" w14:paraId="5A4D8D6C" w14:textId="77777777" w:rsidTr="19F50395">
        <w:trPr>
          <w:trHeight w:val="300"/>
        </w:trPr>
        <w:tc>
          <w:tcPr>
            <w:tcW w:w="2340" w:type="dxa"/>
          </w:tcPr>
          <w:p w14:paraId="3911F2BC" w14:textId="1FF6088B" w:rsidR="14A1CC1E" w:rsidRPr="00982A91" w:rsidRDefault="14A1CC1E" w:rsidP="00982A91">
            <w:pPr>
              <w:spacing w:line="259" w:lineRule="auto"/>
              <w:rPr>
                <w:rFonts w:ascii="Times New Roman" w:hAnsi="Times New Roman" w:cs="Times New Roman"/>
              </w:rPr>
            </w:pPr>
            <w:r w:rsidRPr="00982A91">
              <w:rPr>
                <w:rFonts w:ascii="Times New Roman" w:hAnsi="Times New Roman" w:cs="Times New Roman"/>
              </w:rPr>
              <w:t>Stepwise</w:t>
            </w:r>
          </w:p>
        </w:tc>
        <w:tc>
          <w:tcPr>
            <w:tcW w:w="2340" w:type="dxa"/>
          </w:tcPr>
          <w:p w14:paraId="75EB93E2" w14:textId="419DAFBF" w:rsidR="52D93C1C" w:rsidRPr="00982A91" w:rsidRDefault="52D93C1C" w:rsidP="00982A91">
            <w:pPr>
              <w:spacing w:line="259" w:lineRule="auto"/>
              <w:rPr>
                <w:rFonts w:ascii="Times New Roman" w:hAnsi="Times New Roman" w:cs="Times New Roman"/>
              </w:rPr>
            </w:pPr>
            <w:r w:rsidRPr="00982A91">
              <w:rPr>
                <w:rFonts w:ascii="Times New Roman" w:hAnsi="Times New Roman" w:cs="Times New Roman"/>
              </w:rPr>
              <w:t>0.9120</w:t>
            </w:r>
          </w:p>
        </w:tc>
        <w:tc>
          <w:tcPr>
            <w:tcW w:w="2340" w:type="dxa"/>
          </w:tcPr>
          <w:p w14:paraId="04262E7D" w14:textId="75C31D4D" w:rsidR="52D93C1C" w:rsidRPr="00982A91" w:rsidRDefault="52D93C1C" w:rsidP="00982A91">
            <w:pPr>
              <w:spacing w:line="259" w:lineRule="auto"/>
              <w:rPr>
                <w:rFonts w:ascii="Times New Roman" w:hAnsi="Times New Roman" w:cs="Times New Roman"/>
              </w:rPr>
            </w:pPr>
            <w:r w:rsidRPr="00982A91">
              <w:rPr>
                <w:rFonts w:ascii="Times New Roman" w:hAnsi="Times New Roman" w:cs="Times New Roman"/>
              </w:rPr>
              <w:t>9.673E11</w:t>
            </w:r>
          </w:p>
        </w:tc>
        <w:tc>
          <w:tcPr>
            <w:tcW w:w="2340" w:type="dxa"/>
          </w:tcPr>
          <w:p w14:paraId="1328140A" w14:textId="0B966CDC" w:rsidR="19F50395" w:rsidRPr="00982A91" w:rsidRDefault="19F50395" w:rsidP="00982A91">
            <w:pPr>
              <w:rPr>
                <w:rFonts w:ascii="Times New Roman" w:hAnsi="Times New Roman" w:cs="Times New Roman"/>
              </w:rPr>
            </w:pPr>
            <w:r w:rsidRPr="00982A91">
              <w:rPr>
                <w:rFonts w:ascii="Times New Roman" w:hAnsi="Times New Roman" w:cs="Times New Roman"/>
              </w:rPr>
              <w:t>0.</w:t>
            </w:r>
            <w:r w:rsidR="2A61DDE3" w:rsidRPr="00982A91">
              <w:rPr>
                <w:rFonts w:ascii="Times New Roman" w:hAnsi="Times New Roman" w:cs="Times New Roman"/>
              </w:rPr>
              <w:t>19016</w:t>
            </w:r>
          </w:p>
        </w:tc>
      </w:tr>
    </w:tbl>
    <w:p w14:paraId="4EC9B9EF" w14:textId="0DBB2590" w:rsidR="007D2959" w:rsidRPr="00982A91" w:rsidRDefault="007D2959" w:rsidP="00982A91">
      <w:pPr>
        <w:pStyle w:val="Heading2"/>
        <w:spacing w:before="0" w:after="160"/>
        <w:jc w:val="center"/>
        <w:rPr>
          <w:rFonts w:ascii="Times New Roman" w:eastAsia="Times New Roman" w:hAnsi="Times New Roman" w:cs="Times New Roman"/>
          <w:b/>
          <w:bCs/>
          <w:color w:val="auto"/>
          <w:sz w:val="22"/>
          <w:szCs w:val="22"/>
        </w:rPr>
      </w:pPr>
      <w:r w:rsidRPr="00982A91">
        <w:rPr>
          <w:rFonts w:ascii="Times New Roman" w:eastAsia="Times New Roman" w:hAnsi="Times New Roman" w:cs="Times New Roman"/>
          <w:b/>
          <w:bCs/>
          <w:color w:val="auto"/>
          <w:sz w:val="22"/>
          <w:szCs w:val="22"/>
        </w:rPr>
        <w:t>Model Selection (Custom)</w:t>
      </w:r>
    </w:p>
    <w:p w14:paraId="3E7CCCD1" w14:textId="6F2FF453" w:rsidR="00043965" w:rsidRDefault="00043965" w:rsidP="00330A26">
      <w:pPr>
        <w:spacing w:after="0"/>
        <w:rPr>
          <w:rFonts w:ascii="Times New Roman" w:eastAsia="Times New Roman" w:hAnsi="Times New Roman" w:cs="Times New Roman"/>
        </w:rPr>
      </w:pPr>
      <w:r w:rsidRPr="00043965">
        <w:rPr>
          <w:rFonts w:ascii="Times New Roman" w:eastAsia="Times New Roman" w:hAnsi="Times New Roman" w:cs="Times New Roman"/>
        </w:rPr>
        <w:t>For the final custom model, we combined all the models above and optimized using P-values and the interactions between variables. We did this by re-conducting our forward, backward, and stepwise selections on P values with two-term interactions and three-term interactions. Afterwards, we used trial and error on our variable candidate to select the variables in our final model.</w:t>
      </w:r>
    </w:p>
    <w:p w14:paraId="21F4FBFE" w14:textId="39E5C329" w:rsidR="36411556" w:rsidRPr="00982A91" w:rsidRDefault="00B57615" w:rsidP="00330A26">
      <w:pPr>
        <w:spacing w:after="0"/>
        <w:rPr>
          <w:rFonts w:ascii="Times New Roman" w:eastAsia="Times New Roman" w:hAnsi="Times New Roman" w:cs="Times New Roman"/>
        </w:rPr>
      </w:pPr>
      <w:r>
        <w:rPr>
          <w:rFonts w:ascii="Times New Roman" w:eastAsia="Times New Roman" w:hAnsi="Times New Roman" w:cs="Times New Roman"/>
        </w:rPr>
        <w:t xml:space="preserve">Final </w:t>
      </w:r>
      <w:r w:rsidR="00330A26">
        <w:rPr>
          <w:rFonts w:ascii="Times New Roman" w:eastAsia="Times New Roman" w:hAnsi="Times New Roman" w:cs="Times New Roman"/>
        </w:rPr>
        <w:t>Feature Selection</w:t>
      </w:r>
    </w:p>
    <w:p w14:paraId="4FA73764" w14:textId="1F918222" w:rsidR="008C4CB9" w:rsidRDefault="36411556" w:rsidP="00330A26">
      <w:pPr>
        <w:pStyle w:val="ListParagraph"/>
        <w:numPr>
          <w:ilvl w:val="0"/>
          <w:numId w:val="10"/>
        </w:numPr>
        <w:rPr>
          <w:rFonts w:ascii="Times New Roman" w:eastAsia="Times New Roman" w:hAnsi="Times New Roman" w:cs="Times New Roman"/>
        </w:rPr>
      </w:pPr>
      <w:proofErr w:type="spellStart"/>
      <w:proofErr w:type="gramStart"/>
      <w:r w:rsidRPr="00330A26">
        <w:rPr>
          <w:rFonts w:ascii="Times New Roman" w:eastAsia="Times New Roman" w:hAnsi="Times New Roman" w:cs="Times New Roman"/>
        </w:rPr>
        <w:t>MSZoning:GrLivArea</w:t>
      </w:r>
      <w:proofErr w:type="spellEnd"/>
      <w:proofErr w:type="gramEnd"/>
      <w:r w:rsidR="00B57615">
        <w:rPr>
          <w:rFonts w:ascii="Times New Roman" w:eastAsia="Times New Roman" w:hAnsi="Times New Roman" w:cs="Times New Roman"/>
        </w:rPr>
        <w:t xml:space="preserve"> </w:t>
      </w:r>
      <w:r w:rsidRPr="00330A26">
        <w:rPr>
          <w:rFonts w:ascii="Times New Roman" w:eastAsia="Times New Roman" w:hAnsi="Times New Roman" w:cs="Times New Roman"/>
        </w:rPr>
        <w:t xml:space="preserve">+ </w:t>
      </w:r>
      <w:proofErr w:type="spellStart"/>
      <w:r w:rsidRPr="00330A26">
        <w:rPr>
          <w:rFonts w:ascii="Times New Roman" w:eastAsia="Times New Roman" w:hAnsi="Times New Roman" w:cs="Times New Roman"/>
        </w:rPr>
        <w:t>LotArea</w:t>
      </w:r>
      <w:proofErr w:type="spellEnd"/>
      <w:r w:rsidRPr="00330A26">
        <w:rPr>
          <w:rFonts w:ascii="Times New Roman" w:eastAsia="Times New Roman" w:hAnsi="Times New Roman" w:cs="Times New Roman"/>
        </w:rPr>
        <w:t>: BsmtFinSF1</w:t>
      </w:r>
      <w:r w:rsidR="00B57615">
        <w:rPr>
          <w:rFonts w:ascii="Times New Roman" w:eastAsia="Times New Roman" w:hAnsi="Times New Roman" w:cs="Times New Roman"/>
        </w:rPr>
        <w:t xml:space="preserve"> </w:t>
      </w:r>
      <w:r w:rsidRPr="00330A26">
        <w:rPr>
          <w:rFonts w:ascii="Times New Roman" w:eastAsia="Times New Roman" w:hAnsi="Times New Roman" w:cs="Times New Roman"/>
        </w:rPr>
        <w:t>+</w:t>
      </w:r>
      <w:r w:rsidR="00B57615">
        <w:rPr>
          <w:rFonts w:ascii="Times New Roman" w:eastAsia="Times New Roman" w:hAnsi="Times New Roman" w:cs="Times New Roman"/>
        </w:rPr>
        <w:t xml:space="preserve"> </w:t>
      </w:r>
      <w:proofErr w:type="spellStart"/>
      <w:r w:rsidRPr="00330A26">
        <w:rPr>
          <w:rFonts w:ascii="Times New Roman" w:eastAsia="Times New Roman" w:hAnsi="Times New Roman" w:cs="Times New Roman"/>
        </w:rPr>
        <w:t>KitchenAbvGr</w:t>
      </w:r>
      <w:proofErr w:type="spellEnd"/>
      <w:r w:rsidRPr="00330A26">
        <w:rPr>
          <w:rFonts w:ascii="Times New Roman" w:eastAsia="Times New Roman" w:hAnsi="Times New Roman" w:cs="Times New Roman"/>
        </w:rPr>
        <w:t xml:space="preserve">: </w:t>
      </w:r>
      <w:proofErr w:type="spellStart"/>
      <w:r w:rsidRPr="00330A26">
        <w:rPr>
          <w:rFonts w:ascii="Times New Roman" w:eastAsia="Times New Roman" w:hAnsi="Times New Roman" w:cs="Times New Roman"/>
        </w:rPr>
        <w:t>GarageQual</w:t>
      </w:r>
      <w:proofErr w:type="spellEnd"/>
      <w:r w:rsidRPr="00330A26">
        <w:rPr>
          <w:rFonts w:ascii="Times New Roman" w:eastAsia="Times New Roman" w:hAnsi="Times New Roman" w:cs="Times New Roman"/>
        </w:rPr>
        <w:t xml:space="preserve"> +</w:t>
      </w:r>
      <w:r w:rsidR="00B57615">
        <w:rPr>
          <w:rFonts w:ascii="Times New Roman" w:eastAsia="Times New Roman" w:hAnsi="Times New Roman" w:cs="Times New Roman"/>
        </w:rPr>
        <w:t xml:space="preserve"> </w:t>
      </w:r>
      <w:proofErr w:type="spellStart"/>
      <w:r w:rsidRPr="00330A26">
        <w:rPr>
          <w:rFonts w:ascii="Times New Roman" w:eastAsia="Times New Roman" w:hAnsi="Times New Roman" w:cs="Times New Roman"/>
        </w:rPr>
        <w:t>GrLivArea:LotArea</w:t>
      </w:r>
      <w:proofErr w:type="spellEnd"/>
      <w:r w:rsidR="00B57615">
        <w:rPr>
          <w:rFonts w:ascii="Times New Roman" w:eastAsia="Times New Roman" w:hAnsi="Times New Roman" w:cs="Times New Roman"/>
        </w:rPr>
        <w:t xml:space="preserve"> </w:t>
      </w:r>
      <w:r w:rsidRPr="00330A26">
        <w:rPr>
          <w:rFonts w:ascii="Times New Roman" w:eastAsia="Times New Roman" w:hAnsi="Times New Roman" w:cs="Times New Roman"/>
        </w:rPr>
        <w:t xml:space="preserve">+ </w:t>
      </w:r>
      <w:proofErr w:type="spellStart"/>
      <w:r w:rsidRPr="00330A26">
        <w:rPr>
          <w:rFonts w:ascii="Times New Roman" w:eastAsia="Times New Roman" w:hAnsi="Times New Roman" w:cs="Times New Roman"/>
        </w:rPr>
        <w:t>LotArea</w:t>
      </w:r>
      <w:proofErr w:type="spellEnd"/>
      <w:r w:rsidRPr="00330A26">
        <w:rPr>
          <w:rFonts w:ascii="Times New Roman" w:eastAsia="Times New Roman" w:hAnsi="Times New Roman" w:cs="Times New Roman"/>
        </w:rPr>
        <w:t xml:space="preserve"> + </w:t>
      </w:r>
      <w:proofErr w:type="spellStart"/>
      <w:r w:rsidRPr="00330A26">
        <w:rPr>
          <w:rFonts w:ascii="Times New Roman" w:eastAsia="Times New Roman" w:hAnsi="Times New Roman" w:cs="Times New Roman"/>
        </w:rPr>
        <w:t>OverallQual</w:t>
      </w:r>
      <w:proofErr w:type="spellEnd"/>
      <w:r w:rsidRPr="00330A26">
        <w:rPr>
          <w:rFonts w:ascii="Times New Roman" w:eastAsia="Times New Roman" w:hAnsi="Times New Roman" w:cs="Times New Roman"/>
        </w:rPr>
        <w:t xml:space="preserve"> + </w:t>
      </w:r>
      <w:proofErr w:type="spellStart"/>
      <w:r w:rsidRPr="00330A26">
        <w:rPr>
          <w:rFonts w:ascii="Times New Roman" w:eastAsia="Times New Roman" w:hAnsi="Times New Roman" w:cs="Times New Roman"/>
        </w:rPr>
        <w:t>OverallCond</w:t>
      </w:r>
      <w:proofErr w:type="spellEnd"/>
      <w:r w:rsidRPr="00330A26">
        <w:rPr>
          <w:rFonts w:ascii="Times New Roman" w:eastAsia="Times New Roman" w:hAnsi="Times New Roman" w:cs="Times New Roman"/>
        </w:rPr>
        <w:t xml:space="preserve"> + </w:t>
      </w:r>
      <w:proofErr w:type="spellStart"/>
      <w:r w:rsidRPr="00330A26">
        <w:rPr>
          <w:rFonts w:ascii="Times New Roman" w:eastAsia="Times New Roman" w:hAnsi="Times New Roman" w:cs="Times New Roman"/>
        </w:rPr>
        <w:t>YearBuilt</w:t>
      </w:r>
      <w:proofErr w:type="spellEnd"/>
      <w:r w:rsidRPr="00330A26">
        <w:rPr>
          <w:rFonts w:ascii="Times New Roman" w:eastAsia="Times New Roman" w:hAnsi="Times New Roman" w:cs="Times New Roman"/>
        </w:rPr>
        <w:t xml:space="preserve">  + </w:t>
      </w:r>
      <w:proofErr w:type="spellStart"/>
      <w:r w:rsidRPr="00330A26">
        <w:rPr>
          <w:rFonts w:ascii="Times New Roman" w:eastAsia="Times New Roman" w:hAnsi="Times New Roman" w:cs="Times New Roman"/>
        </w:rPr>
        <w:t>BsmtExposure</w:t>
      </w:r>
      <w:proofErr w:type="spellEnd"/>
      <w:r w:rsidRPr="00330A26">
        <w:rPr>
          <w:rFonts w:ascii="Times New Roman" w:eastAsia="Times New Roman" w:hAnsi="Times New Roman" w:cs="Times New Roman"/>
        </w:rPr>
        <w:t xml:space="preserve"> + BsmtFinSF1 +</w:t>
      </w:r>
      <w:r w:rsidR="00B57615">
        <w:rPr>
          <w:rFonts w:ascii="Times New Roman" w:eastAsia="Times New Roman" w:hAnsi="Times New Roman" w:cs="Times New Roman"/>
        </w:rPr>
        <w:t xml:space="preserve"> </w:t>
      </w:r>
      <w:r w:rsidRPr="00330A26">
        <w:rPr>
          <w:rFonts w:ascii="Times New Roman" w:eastAsia="Times New Roman" w:hAnsi="Times New Roman" w:cs="Times New Roman"/>
        </w:rPr>
        <w:t>BsmtFinSF2 +</w:t>
      </w:r>
      <w:r w:rsidR="00B57615">
        <w:rPr>
          <w:rFonts w:ascii="Times New Roman" w:eastAsia="Times New Roman" w:hAnsi="Times New Roman" w:cs="Times New Roman"/>
        </w:rPr>
        <w:t xml:space="preserve"> </w:t>
      </w:r>
      <w:proofErr w:type="spellStart"/>
      <w:r w:rsidRPr="00330A26">
        <w:rPr>
          <w:rFonts w:ascii="Times New Roman" w:eastAsia="Times New Roman" w:hAnsi="Times New Roman" w:cs="Times New Roman"/>
        </w:rPr>
        <w:t>HeatingQC+BsmtUnfSF</w:t>
      </w:r>
      <w:proofErr w:type="spellEnd"/>
      <w:r w:rsidRPr="00330A26">
        <w:rPr>
          <w:rFonts w:ascii="Times New Roman" w:eastAsia="Times New Roman" w:hAnsi="Times New Roman" w:cs="Times New Roman"/>
        </w:rPr>
        <w:t xml:space="preserve"> + </w:t>
      </w:r>
      <w:proofErr w:type="spellStart"/>
      <w:r w:rsidRPr="00330A26">
        <w:rPr>
          <w:rFonts w:ascii="Times New Roman" w:eastAsia="Times New Roman" w:hAnsi="Times New Roman" w:cs="Times New Roman"/>
        </w:rPr>
        <w:t>GrLivArea</w:t>
      </w:r>
      <w:proofErr w:type="spellEnd"/>
      <w:r w:rsidRPr="00330A26">
        <w:rPr>
          <w:rFonts w:ascii="Times New Roman" w:eastAsia="Times New Roman" w:hAnsi="Times New Roman" w:cs="Times New Roman"/>
        </w:rPr>
        <w:t xml:space="preserve"> + </w:t>
      </w:r>
      <w:proofErr w:type="spellStart"/>
      <w:r w:rsidRPr="00330A26">
        <w:rPr>
          <w:rFonts w:ascii="Times New Roman" w:eastAsia="Times New Roman" w:hAnsi="Times New Roman" w:cs="Times New Roman"/>
        </w:rPr>
        <w:t>HalfBath</w:t>
      </w:r>
      <w:proofErr w:type="spellEnd"/>
      <w:r w:rsidRPr="00330A26">
        <w:rPr>
          <w:rFonts w:ascii="Times New Roman" w:eastAsia="Times New Roman" w:hAnsi="Times New Roman" w:cs="Times New Roman"/>
        </w:rPr>
        <w:t xml:space="preserve"> +</w:t>
      </w:r>
      <w:r w:rsidR="00B57615">
        <w:rPr>
          <w:rFonts w:ascii="Times New Roman" w:eastAsia="Times New Roman" w:hAnsi="Times New Roman" w:cs="Times New Roman"/>
        </w:rPr>
        <w:t xml:space="preserve"> </w:t>
      </w:r>
      <w:r w:rsidRPr="00330A26">
        <w:rPr>
          <w:rFonts w:ascii="Times New Roman" w:eastAsia="Times New Roman" w:hAnsi="Times New Roman" w:cs="Times New Roman"/>
        </w:rPr>
        <w:t xml:space="preserve"> </w:t>
      </w:r>
      <w:proofErr w:type="spellStart"/>
      <w:r w:rsidRPr="00330A26">
        <w:rPr>
          <w:rFonts w:ascii="Times New Roman" w:eastAsia="Times New Roman" w:hAnsi="Times New Roman" w:cs="Times New Roman"/>
        </w:rPr>
        <w:t>KitchenAbvGr</w:t>
      </w:r>
      <w:proofErr w:type="spellEnd"/>
      <w:r w:rsidRPr="00330A26">
        <w:rPr>
          <w:rFonts w:ascii="Times New Roman" w:eastAsia="Times New Roman" w:hAnsi="Times New Roman" w:cs="Times New Roman"/>
        </w:rPr>
        <w:t xml:space="preserve"> + </w:t>
      </w:r>
      <w:proofErr w:type="spellStart"/>
      <w:r w:rsidRPr="00330A26">
        <w:rPr>
          <w:rFonts w:ascii="Times New Roman" w:eastAsia="Times New Roman" w:hAnsi="Times New Roman" w:cs="Times New Roman"/>
        </w:rPr>
        <w:t>KitchenQual</w:t>
      </w:r>
      <w:proofErr w:type="spellEnd"/>
      <w:r w:rsidRPr="00330A26">
        <w:rPr>
          <w:rFonts w:ascii="Times New Roman" w:eastAsia="Times New Roman" w:hAnsi="Times New Roman" w:cs="Times New Roman"/>
        </w:rPr>
        <w:t xml:space="preserve"> + </w:t>
      </w:r>
      <w:proofErr w:type="spellStart"/>
      <w:r w:rsidRPr="00330A26">
        <w:rPr>
          <w:rFonts w:ascii="Times New Roman" w:eastAsia="Times New Roman" w:hAnsi="Times New Roman" w:cs="Times New Roman"/>
        </w:rPr>
        <w:t>GarageArea</w:t>
      </w:r>
      <w:proofErr w:type="spellEnd"/>
      <w:r w:rsidRPr="00330A26">
        <w:rPr>
          <w:rFonts w:ascii="Times New Roman" w:eastAsia="Times New Roman" w:hAnsi="Times New Roman" w:cs="Times New Roman"/>
        </w:rPr>
        <w:t xml:space="preserve"> + </w:t>
      </w:r>
      <w:proofErr w:type="spellStart"/>
      <w:r w:rsidRPr="00330A26">
        <w:rPr>
          <w:rFonts w:ascii="Times New Roman" w:eastAsia="Times New Roman" w:hAnsi="Times New Roman" w:cs="Times New Roman"/>
        </w:rPr>
        <w:t>GarageQual</w:t>
      </w:r>
      <w:proofErr w:type="spellEnd"/>
      <w:r w:rsidRPr="00330A26">
        <w:rPr>
          <w:rFonts w:ascii="Times New Roman" w:eastAsia="Times New Roman" w:hAnsi="Times New Roman" w:cs="Times New Roman"/>
        </w:rPr>
        <w:t xml:space="preserve"> + </w:t>
      </w:r>
      <w:proofErr w:type="spellStart"/>
      <w:r w:rsidRPr="00330A26">
        <w:rPr>
          <w:rFonts w:ascii="Times New Roman" w:eastAsia="Times New Roman" w:hAnsi="Times New Roman" w:cs="Times New Roman"/>
        </w:rPr>
        <w:t>WoodDeckSF</w:t>
      </w:r>
      <w:proofErr w:type="spellEnd"/>
      <w:r w:rsidRPr="00330A26">
        <w:rPr>
          <w:rFonts w:ascii="Times New Roman" w:eastAsia="Times New Roman" w:hAnsi="Times New Roman" w:cs="Times New Roman"/>
        </w:rPr>
        <w:t xml:space="preserve"> +</w:t>
      </w:r>
      <w:r w:rsidR="00B57615">
        <w:rPr>
          <w:rFonts w:ascii="Times New Roman" w:eastAsia="Times New Roman" w:hAnsi="Times New Roman" w:cs="Times New Roman"/>
        </w:rPr>
        <w:t xml:space="preserve"> </w:t>
      </w:r>
      <w:proofErr w:type="spellStart"/>
      <w:r w:rsidRPr="00330A26">
        <w:rPr>
          <w:rFonts w:ascii="Times New Roman" w:eastAsia="Times New Roman" w:hAnsi="Times New Roman" w:cs="Times New Roman"/>
        </w:rPr>
        <w:t>ScreenPorch</w:t>
      </w:r>
      <w:proofErr w:type="spellEnd"/>
      <w:r w:rsidRPr="00330A26">
        <w:rPr>
          <w:rFonts w:ascii="Times New Roman" w:eastAsia="Times New Roman" w:hAnsi="Times New Roman" w:cs="Times New Roman"/>
        </w:rPr>
        <w:t xml:space="preserve">  + </w:t>
      </w:r>
      <w:proofErr w:type="spellStart"/>
      <w:r w:rsidRPr="00330A26">
        <w:rPr>
          <w:rFonts w:ascii="Times New Roman" w:eastAsia="Times New Roman" w:hAnsi="Times New Roman" w:cs="Times New Roman"/>
        </w:rPr>
        <w:t>MSZoning</w:t>
      </w:r>
      <w:proofErr w:type="spellEnd"/>
      <w:r w:rsidRPr="00330A26">
        <w:rPr>
          <w:rFonts w:ascii="Times New Roman" w:eastAsia="Times New Roman" w:hAnsi="Times New Roman" w:cs="Times New Roman"/>
        </w:rPr>
        <w:t xml:space="preserve">  +</w:t>
      </w:r>
      <w:r w:rsidR="00B57615">
        <w:rPr>
          <w:rFonts w:ascii="Times New Roman" w:eastAsia="Times New Roman" w:hAnsi="Times New Roman" w:cs="Times New Roman"/>
        </w:rPr>
        <w:t xml:space="preserve"> </w:t>
      </w:r>
      <w:r w:rsidRPr="00330A26">
        <w:rPr>
          <w:rFonts w:ascii="Times New Roman" w:eastAsia="Times New Roman" w:hAnsi="Times New Roman" w:cs="Times New Roman"/>
        </w:rPr>
        <w:t xml:space="preserve">Neighborhood + </w:t>
      </w:r>
      <w:proofErr w:type="spellStart"/>
      <w:r w:rsidRPr="00330A26">
        <w:rPr>
          <w:rFonts w:ascii="Times New Roman" w:eastAsia="Times New Roman" w:hAnsi="Times New Roman" w:cs="Times New Roman"/>
        </w:rPr>
        <w:t>BldgType</w:t>
      </w:r>
      <w:proofErr w:type="spellEnd"/>
      <w:r w:rsidRPr="00330A26">
        <w:rPr>
          <w:rFonts w:ascii="Times New Roman" w:eastAsia="Times New Roman" w:hAnsi="Times New Roman" w:cs="Times New Roman"/>
        </w:rPr>
        <w:t xml:space="preserve"> +</w:t>
      </w:r>
      <w:r w:rsidR="00B57615">
        <w:rPr>
          <w:rFonts w:ascii="Times New Roman" w:eastAsia="Times New Roman" w:hAnsi="Times New Roman" w:cs="Times New Roman"/>
        </w:rPr>
        <w:t xml:space="preserve"> </w:t>
      </w:r>
      <w:proofErr w:type="spellStart"/>
      <w:r w:rsidRPr="00330A26">
        <w:rPr>
          <w:rFonts w:ascii="Times New Roman" w:eastAsia="Times New Roman" w:hAnsi="Times New Roman" w:cs="Times New Roman"/>
        </w:rPr>
        <w:t>MasVnrType</w:t>
      </w:r>
      <w:proofErr w:type="spellEnd"/>
      <w:r w:rsidRPr="00330A26">
        <w:rPr>
          <w:rFonts w:ascii="Times New Roman" w:eastAsia="Times New Roman" w:hAnsi="Times New Roman" w:cs="Times New Roman"/>
        </w:rPr>
        <w:t xml:space="preserve"> + Foundation + Functional + </w:t>
      </w:r>
      <w:r w:rsidR="00B57615">
        <w:rPr>
          <w:rFonts w:ascii="Times New Roman" w:eastAsia="Times New Roman" w:hAnsi="Times New Roman" w:cs="Times New Roman"/>
        </w:rPr>
        <w:t xml:space="preserve"> </w:t>
      </w:r>
      <w:proofErr w:type="spellStart"/>
      <w:r w:rsidRPr="00330A26">
        <w:rPr>
          <w:rFonts w:ascii="Times New Roman" w:eastAsia="Times New Roman" w:hAnsi="Times New Roman" w:cs="Times New Roman"/>
        </w:rPr>
        <w:t>GarageType</w:t>
      </w:r>
      <w:proofErr w:type="spellEnd"/>
      <w:r w:rsidRPr="00330A26">
        <w:rPr>
          <w:rFonts w:ascii="Times New Roman" w:eastAsia="Times New Roman" w:hAnsi="Times New Roman" w:cs="Times New Roman"/>
        </w:rPr>
        <w:t xml:space="preserve">  + </w:t>
      </w:r>
      <w:r w:rsidR="00B57615">
        <w:rPr>
          <w:rFonts w:ascii="Times New Roman" w:eastAsia="Times New Roman" w:hAnsi="Times New Roman" w:cs="Times New Roman"/>
        </w:rPr>
        <w:t xml:space="preserve"> </w:t>
      </w:r>
      <w:proofErr w:type="spellStart"/>
      <w:r w:rsidRPr="00330A26">
        <w:rPr>
          <w:rFonts w:ascii="Times New Roman" w:eastAsia="Times New Roman" w:hAnsi="Times New Roman" w:cs="Times New Roman"/>
        </w:rPr>
        <w:t>SaleCondition</w:t>
      </w:r>
      <w:proofErr w:type="spellEnd"/>
      <w:r w:rsidR="00B57615">
        <w:rPr>
          <w:rFonts w:ascii="Times New Roman" w:eastAsia="Times New Roman" w:hAnsi="Times New Roman" w:cs="Times New Roman"/>
        </w:rPr>
        <w:t xml:space="preserve"> </w:t>
      </w:r>
      <w:r w:rsidRPr="00330A26">
        <w:rPr>
          <w:rFonts w:ascii="Times New Roman" w:eastAsia="Times New Roman" w:hAnsi="Times New Roman" w:cs="Times New Roman"/>
        </w:rPr>
        <w:t>+</w:t>
      </w:r>
      <w:r w:rsidR="00B57615">
        <w:rPr>
          <w:rFonts w:ascii="Times New Roman" w:eastAsia="Times New Roman" w:hAnsi="Times New Roman" w:cs="Times New Roman"/>
        </w:rPr>
        <w:t xml:space="preserve"> </w:t>
      </w:r>
      <w:r w:rsidRPr="00330A26">
        <w:rPr>
          <w:rFonts w:ascii="Times New Roman" w:eastAsia="Times New Roman" w:hAnsi="Times New Roman" w:cs="Times New Roman"/>
        </w:rPr>
        <w:t>Fireplaces</w:t>
      </w:r>
    </w:p>
    <w:p w14:paraId="59EEF55C" w14:textId="0CD4E8F6" w:rsidR="00330A26" w:rsidRPr="00330A26" w:rsidRDefault="00330A26" w:rsidP="00330A26">
      <w:pPr>
        <w:spacing w:after="0"/>
        <w:rPr>
          <w:rFonts w:ascii="Times New Roman" w:eastAsia="Times New Roman" w:hAnsi="Times New Roman" w:cs="Times New Roman"/>
        </w:rPr>
      </w:pPr>
      <w:r>
        <w:rPr>
          <w:rFonts w:ascii="Times New Roman" w:eastAsia="Times New Roman" w:hAnsi="Times New Roman" w:cs="Times New Roman"/>
        </w:rPr>
        <w:t xml:space="preserve">Assumptions: </w:t>
      </w:r>
    </w:p>
    <w:p w14:paraId="2E2760A2" w14:textId="05D4F6D2" w:rsidR="68C35E56" w:rsidRPr="00330A26" w:rsidRDefault="68C35E56" w:rsidP="00330A26">
      <w:pPr>
        <w:pStyle w:val="ListParagraph"/>
        <w:numPr>
          <w:ilvl w:val="0"/>
          <w:numId w:val="10"/>
        </w:numPr>
        <w:rPr>
          <w:rFonts w:ascii="Times New Roman" w:eastAsia="Times New Roman" w:hAnsi="Times New Roman" w:cs="Times New Roman"/>
        </w:rPr>
      </w:pPr>
      <w:r w:rsidRPr="00330A26">
        <w:rPr>
          <w:rFonts w:ascii="Times New Roman" w:eastAsia="Times New Roman" w:hAnsi="Times New Roman" w:cs="Times New Roman"/>
        </w:rPr>
        <w:t>Residuals plot</w:t>
      </w:r>
      <w:r w:rsidR="008C4CB9" w:rsidRPr="00330A26">
        <w:rPr>
          <w:rFonts w:ascii="Times New Roman" w:eastAsia="Times New Roman" w:hAnsi="Times New Roman" w:cs="Times New Roman"/>
        </w:rPr>
        <w:t xml:space="preserve"> (</w:t>
      </w:r>
      <w:hyperlink w:anchor="Graphic_35" w:history="1">
        <w:r w:rsidR="008C4CB9" w:rsidRPr="00330A26">
          <w:rPr>
            <w:rStyle w:val="Hyperlink"/>
            <w:rFonts w:ascii="Times New Roman" w:eastAsia="Times New Roman" w:hAnsi="Times New Roman" w:cs="Times New Roman"/>
          </w:rPr>
          <w:t>Graphic 35</w:t>
        </w:r>
      </w:hyperlink>
      <w:r w:rsidR="008C4CB9" w:rsidRPr="00330A26">
        <w:rPr>
          <w:rFonts w:ascii="Times New Roman" w:eastAsia="Times New Roman" w:hAnsi="Times New Roman" w:cs="Times New Roman"/>
        </w:rPr>
        <w:t>)</w:t>
      </w:r>
      <w:r w:rsidRPr="00330A26">
        <w:rPr>
          <w:rFonts w:ascii="Times New Roman" w:eastAsia="Times New Roman" w:hAnsi="Times New Roman" w:cs="Times New Roman"/>
        </w:rPr>
        <w:t xml:space="preserve">: </w:t>
      </w:r>
      <w:r w:rsidR="00B57615">
        <w:rPr>
          <w:rFonts w:ascii="Times New Roman" w:eastAsia="Times New Roman" w:hAnsi="Times New Roman" w:cs="Times New Roman"/>
        </w:rPr>
        <w:t xml:space="preserve">The residuals are </w:t>
      </w:r>
      <w:r w:rsidR="00B57615" w:rsidRPr="00551065">
        <w:rPr>
          <w:rFonts w:ascii="Times New Roman" w:eastAsia="Times New Roman" w:hAnsi="Times New Roman" w:cs="Times New Roman"/>
        </w:rPr>
        <w:t xml:space="preserve">in </w:t>
      </w:r>
      <w:r w:rsidR="00B57615">
        <w:rPr>
          <w:rFonts w:ascii="Times New Roman" w:eastAsia="Times New Roman" w:hAnsi="Times New Roman" w:cs="Times New Roman"/>
        </w:rPr>
        <w:t xml:space="preserve">a random </w:t>
      </w:r>
      <w:r w:rsidRPr="00330A26">
        <w:rPr>
          <w:rFonts w:ascii="Times New Roman" w:eastAsia="Times New Roman" w:hAnsi="Times New Roman" w:cs="Times New Roman"/>
        </w:rPr>
        <w:t xml:space="preserve">cloud formation indicating equal </w:t>
      </w:r>
      <w:proofErr w:type="gramStart"/>
      <w:r w:rsidRPr="00330A26">
        <w:rPr>
          <w:rFonts w:ascii="Times New Roman" w:eastAsia="Times New Roman" w:hAnsi="Times New Roman" w:cs="Times New Roman"/>
        </w:rPr>
        <w:t>variance</w:t>
      </w:r>
      <w:proofErr w:type="gramEnd"/>
      <w:r w:rsidRPr="00330A26">
        <w:rPr>
          <w:rFonts w:ascii="Times New Roman" w:eastAsia="Times New Roman" w:hAnsi="Times New Roman" w:cs="Times New Roman"/>
        </w:rPr>
        <w:t xml:space="preserve"> </w:t>
      </w:r>
    </w:p>
    <w:p w14:paraId="4801784A" w14:textId="7BABDD7D" w:rsidR="68C35E56" w:rsidRPr="00330A26" w:rsidRDefault="68C35E56" w:rsidP="00330A26">
      <w:pPr>
        <w:pStyle w:val="ListParagraph"/>
        <w:numPr>
          <w:ilvl w:val="0"/>
          <w:numId w:val="10"/>
        </w:numPr>
        <w:rPr>
          <w:rFonts w:ascii="Times New Roman" w:hAnsi="Times New Roman" w:cs="Times New Roman"/>
        </w:rPr>
      </w:pPr>
      <w:r w:rsidRPr="00330A26">
        <w:rPr>
          <w:rFonts w:ascii="Times New Roman" w:hAnsi="Times New Roman" w:cs="Times New Roman"/>
        </w:rPr>
        <w:t>Q-Q plo</w:t>
      </w:r>
      <w:r w:rsidR="008C4CB9" w:rsidRPr="00330A26">
        <w:rPr>
          <w:rFonts w:ascii="Times New Roman" w:hAnsi="Times New Roman" w:cs="Times New Roman"/>
        </w:rPr>
        <w:t>t (</w:t>
      </w:r>
      <w:hyperlink w:anchor="Graphic_36" w:history="1">
        <w:r w:rsidR="008C4CB9" w:rsidRPr="00330A26">
          <w:rPr>
            <w:rStyle w:val="Hyperlink"/>
            <w:rFonts w:ascii="Times New Roman" w:hAnsi="Times New Roman" w:cs="Times New Roman"/>
          </w:rPr>
          <w:t>Graphic 36</w:t>
        </w:r>
      </w:hyperlink>
      <w:r w:rsidR="008C4CB9" w:rsidRPr="00330A26">
        <w:rPr>
          <w:rFonts w:ascii="Times New Roman" w:hAnsi="Times New Roman" w:cs="Times New Roman"/>
        </w:rPr>
        <w:t>)</w:t>
      </w:r>
      <w:r w:rsidRPr="00330A26">
        <w:rPr>
          <w:rFonts w:ascii="Times New Roman" w:hAnsi="Times New Roman" w:cs="Times New Roman"/>
        </w:rPr>
        <w:t xml:space="preserve">: Sightly deviated </w:t>
      </w:r>
      <w:r w:rsidR="00B57615">
        <w:rPr>
          <w:rFonts w:ascii="Times New Roman" w:hAnsi="Times New Roman" w:cs="Times New Roman"/>
        </w:rPr>
        <w:t>in</w:t>
      </w:r>
      <w:r w:rsidRPr="00330A26">
        <w:rPr>
          <w:rFonts w:ascii="Times New Roman" w:hAnsi="Times New Roman" w:cs="Times New Roman"/>
        </w:rPr>
        <w:t xml:space="preserve"> the beginning,</w:t>
      </w:r>
      <w:r w:rsidR="00B57615">
        <w:rPr>
          <w:rFonts w:ascii="Times New Roman" w:hAnsi="Times New Roman" w:cs="Times New Roman"/>
        </w:rPr>
        <w:t xml:space="preserve"> but</w:t>
      </w:r>
      <w:r w:rsidRPr="00330A26">
        <w:rPr>
          <w:rFonts w:ascii="Times New Roman" w:hAnsi="Times New Roman" w:cs="Times New Roman"/>
        </w:rPr>
        <w:t xml:space="preserve"> mostly in a straight line, indicating normally distributed </w:t>
      </w:r>
      <w:proofErr w:type="gramStart"/>
      <w:r w:rsidRPr="00330A26">
        <w:rPr>
          <w:rFonts w:ascii="Times New Roman" w:hAnsi="Times New Roman" w:cs="Times New Roman"/>
        </w:rPr>
        <w:t>residuals</w:t>
      </w:r>
      <w:proofErr w:type="gramEnd"/>
    </w:p>
    <w:p w14:paraId="105FC058" w14:textId="7AAAE9E8" w:rsidR="68C35E56" w:rsidRPr="00330A26" w:rsidRDefault="68C35E56" w:rsidP="00330A26">
      <w:pPr>
        <w:pStyle w:val="ListParagraph"/>
        <w:numPr>
          <w:ilvl w:val="0"/>
          <w:numId w:val="10"/>
        </w:numPr>
        <w:rPr>
          <w:rFonts w:ascii="Times New Roman" w:hAnsi="Times New Roman" w:cs="Times New Roman"/>
        </w:rPr>
      </w:pPr>
      <w:r w:rsidRPr="00330A26">
        <w:rPr>
          <w:rFonts w:ascii="Times New Roman" w:hAnsi="Times New Roman" w:cs="Times New Roman"/>
        </w:rPr>
        <w:t>Histogram of the residuals</w:t>
      </w:r>
      <w:r w:rsidR="008C4CB9" w:rsidRPr="00330A26">
        <w:rPr>
          <w:rFonts w:ascii="Times New Roman" w:hAnsi="Times New Roman" w:cs="Times New Roman"/>
        </w:rPr>
        <w:t xml:space="preserve"> (</w:t>
      </w:r>
      <w:hyperlink w:anchor="Graphic_37" w:history="1">
        <w:r w:rsidR="008C4CB9" w:rsidRPr="00330A26">
          <w:rPr>
            <w:rStyle w:val="Hyperlink"/>
            <w:rFonts w:ascii="Times New Roman" w:hAnsi="Times New Roman" w:cs="Times New Roman"/>
          </w:rPr>
          <w:t>Graphic 37</w:t>
        </w:r>
      </w:hyperlink>
      <w:r w:rsidR="008C4CB9" w:rsidRPr="00330A26">
        <w:rPr>
          <w:rFonts w:ascii="Times New Roman" w:hAnsi="Times New Roman" w:cs="Times New Roman"/>
        </w:rPr>
        <w:t>)</w:t>
      </w:r>
      <w:r w:rsidRPr="00330A26">
        <w:rPr>
          <w:rFonts w:ascii="Times New Roman" w:hAnsi="Times New Roman" w:cs="Times New Roman"/>
        </w:rPr>
        <w:t xml:space="preserve">: </w:t>
      </w:r>
      <w:r w:rsidR="00B57615">
        <w:rPr>
          <w:rFonts w:ascii="Times New Roman" w:hAnsi="Times New Roman" w:cs="Times New Roman"/>
        </w:rPr>
        <w:t>Residuals are n</w:t>
      </w:r>
      <w:r w:rsidRPr="00330A26">
        <w:rPr>
          <w:rFonts w:ascii="Times New Roman" w:hAnsi="Times New Roman" w:cs="Times New Roman"/>
        </w:rPr>
        <w:t xml:space="preserve">ormally </w:t>
      </w:r>
      <w:proofErr w:type="gramStart"/>
      <w:r w:rsidRPr="00330A26">
        <w:rPr>
          <w:rFonts w:ascii="Times New Roman" w:hAnsi="Times New Roman" w:cs="Times New Roman"/>
        </w:rPr>
        <w:t>distributed</w:t>
      </w:r>
      <w:proofErr w:type="gramEnd"/>
    </w:p>
    <w:p w14:paraId="3C63437C" w14:textId="4E4B8807" w:rsidR="19F50395" w:rsidRPr="00330A26" w:rsidRDefault="68C35E56" w:rsidP="00330A26">
      <w:pPr>
        <w:pStyle w:val="ListParagraph"/>
        <w:numPr>
          <w:ilvl w:val="0"/>
          <w:numId w:val="10"/>
        </w:numPr>
        <w:rPr>
          <w:rFonts w:ascii="Times New Roman" w:hAnsi="Times New Roman" w:cs="Times New Roman"/>
        </w:rPr>
      </w:pPr>
      <w:r w:rsidRPr="00330A26">
        <w:rPr>
          <w:rFonts w:ascii="Times New Roman" w:hAnsi="Times New Roman" w:cs="Times New Roman"/>
        </w:rPr>
        <w:t>Studentized residuals/Cook’s D</w:t>
      </w:r>
      <w:r w:rsidR="008C4CB9" w:rsidRPr="00330A26">
        <w:rPr>
          <w:rFonts w:ascii="Times New Roman" w:hAnsi="Times New Roman" w:cs="Times New Roman"/>
        </w:rPr>
        <w:t xml:space="preserve"> (</w:t>
      </w:r>
      <w:hyperlink w:anchor="Graphic_38" w:history="1">
        <w:r w:rsidR="008C4CB9" w:rsidRPr="00330A26">
          <w:rPr>
            <w:rStyle w:val="Hyperlink"/>
            <w:rFonts w:ascii="Times New Roman" w:hAnsi="Times New Roman" w:cs="Times New Roman"/>
          </w:rPr>
          <w:t>Graphic 38</w:t>
        </w:r>
      </w:hyperlink>
      <w:r w:rsidR="008C4CB9" w:rsidRPr="00330A26">
        <w:rPr>
          <w:rFonts w:ascii="Times New Roman" w:hAnsi="Times New Roman" w:cs="Times New Roman"/>
        </w:rPr>
        <w:t>)</w:t>
      </w:r>
      <w:r w:rsidRPr="00330A26">
        <w:rPr>
          <w:rFonts w:ascii="Times New Roman" w:hAnsi="Times New Roman" w:cs="Times New Roman"/>
        </w:rPr>
        <w:t>: No extremely influential points</w:t>
      </w:r>
    </w:p>
    <w:p w14:paraId="10076F5B" w14:textId="111B16AA" w:rsidR="19F50395" w:rsidRPr="00CD02EF" w:rsidRDefault="004F3000" w:rsidP="00982A91">
      <w:pPr>
        <w:rPr>
          <w:rFonts w:ascii="Times New Roman" w:hAnsi="Times New Roman" w:cs="Times New Roman"/>
        </w:rPr>
      </w:pPr>
      <w:r>
        <w:rPr>
          <w:rFonts w:ascii="Times New Roman" w:hAnsi="Times New Roman" w:cs="Times New Roman"/>
        </w:rPr>
        <w:t>Our</w:t>
      </w:r>
      <w:r w:rsidR="68C35E56" w:rsidRPr="00982A91">
        <w:rPr>
          <w:rFonts w:ascii="Times New Roman" w:hAnsi="Times New Roman" w:cs="Times New Roman"/>
        </w:rPr>
        <w:t xml:space="preserve"> model has met the</w:t>
      </w:r>
      <w:r w:rsidR="31E47330" w:rsidRPr="00982A91">
        <w:rPr>
          <w:rFonts w:ascii="Times New Roman" w:hAnsi="Times New Roman" w:cs="Times New Roman"/>
        </w:rPr>
        <w:t xml:space="preserve"> assumptions of multiple linear </w:t>
      </w:r>
      <w:r w:rsidR="00330A26" w:rsidRPr="00982A91">
        <w:rPr>
          <w:rFonts w:ascii="Times New Roman" w:hAnsi="Times New Roman" w:cs="Times New Roman"/>
        </w:rPr>
        <w:t>regression</w:t>
      </w:r>
      <w:r w:rsidR="007250A3">
        <w:rPr>
          <w:rFonts w:ascii="Times New Roman" w:hAnsi="Times New Roman" w:cs="Times New Roman"/>
        </w:rPr>
        <w:t xml:space="preserve"> so can</w:t>
      </w:r>
      <w:r w:rsidR="00D45644">
        <w:rPr>
          <w:rFonts w:ascii="Times New Roman" w:hAnsi="Times New Roman" w:cs="Times New Roman"/>
        </w:rPr>
        <w:t xml:space="preserve"> continue</w:t>
      </w:r>
      <w:r w:rsidR="00330A26" w:rsidRPr="00982A91">
        <w:rPr>
          <w:rFonts w:ascii="Times New Roman" w:hAnsi="Times New Roman" w:cs="Times New Roman"/>
        </w:rPr>
        <w:t>. The</w:t>
      </w:r>
      <w:r w:rsidR="31E47330" w:rsidRPr="00982A91">
        <w:rPr>
          <w:rFonts w:ascii="Times New Roman" w:hAnsi="Times New Roman" w:cs="Times New Roman"/>
        </w:rPr>
        <w:t xml:space="preserve"> parameter estimates and model evaluations</w:t>
      </w:r>
      <w:r w:rsidR="00D67604" w:rsidRPr="00982A91">
        <w:rPr>
          <w:rFonts w:ascii="Times New Roman" w:hAnsi="Times New Roman" w:cs="Times New Roman"/>
        </w:rPr>
        <w:t xml:space="preserve"> are in </w:t>
      </w:r>
      <w:hyperlink w:anchor="Graphic_39" w:history="1">
        <w:r w:rsidR="00D67604" w:rsidRPr="00982A91">
          <w:rPr>
            <w:rStyle w:val="Hyperlink"/>
            <w:rFonts w:ascii="Times New Roman" w:hAnsi="Times New Roman" w:cs="Times New Roman"/>
          </w:rPr>
          <w:t>graphic 39</w:t>
        </w:r>
      </w:hyperlink>
      <w:r w:rsidR="00D67604" w:rsidRPr="00982A91">
        <w:rPr>
          <w:rFonts w:ascii="Times New Roman" w:hAnsi="Times New Roman" w:cs="Times New Roman"/>
        </w:rPr>
        <w:t>.</w:t>
      </w:r>
      <w:r w:rsidR="00CD02EF">
        <w:rPr>
          <w:rFonts w:ascii="Times New Roman" w:hAnsi="Times New Roman" w:cs="Times New Roman"/>
        </w:rPr>
        <w:t xml:space="preserve"> </w:t>
      </w:r>
      <w:r w:rsidR="00371373" w:rsidRPr="00982A91">
        <w:rPr>
          <w:rFonts w:ascii="Times New Roman" w:hAnsi="Times New Roman" w:cs="Times New Roman"/>
        </w:rPr>
        <w:t>Our</w:t>
      </w:r>
      <w:r w:rsidR="7D5CD9AE" w:rsidRPr="00982A91">
        <w:rPr>
          <w:rFonts w:ascii="Times New Roman" w:hAnsi="Times New Roman" w:cs="Times New Roman"/>
        </w:rPr>
        <w:t xml:space="preserve"> final</w:t>
      </w:r>
      <w:r w:rsidR="00371373" w:rsidRPr="00982A91">
        <w:rPr>
          <w:rFonts w:ascii="Times New Roman" w:hAnsi="Times New Roman" w:cs="Times New Roman"/>
        </w:rPr>
        <w:t xml:space="preserve"> model had a </w:t>
      </w:r>
      <w:r w:rsidR="7D5CD9AE" w:rsidRPr="00982A91">
        <w:rPr>
          <w:rFonts w:ascii="Times New Roman" w:hAnsi="Times New Roman" w:cs="Times New Roman"/>
        </w:rPr>
        <w:t>ranking of #</w:t>
      </w:r>
      <w:r w:rsidR="7D5CD9AE" w:rsidRPr="00982A91">
        <w:rPr>
          <w:rFonts w:ascii="Times New Roman" w:eastAsia="Calibri" w:hAnsi="Times New Roman" w:cs="Times New Roman"/>
          <w:color w:val="202124"/>
        </w:rPr>
        <w:t xml:space="preserve">1288 </w:t>
      </w:r>
      <w:r w:rsidR="00371373" w:rsidRPr="00982A91">
        <w:rPr>
          <w:rFonts w:ascii="Times New Roman" w:eastAsia="Calibri" w:hAnsi="Times New Roman" w:cs="Times New Roman"/>
          <w:color w:val="202124"/>
        </w:rPr>
        <w:t xml:space="preserve">at the </w:t>
      </w:r>
      <w:r w:rsidR="7D5CD9AE" w:rsidRPr="00982A91">
        <w:rPr>
          <w:rFonts w:ascii="Times New Roman" w:eastAsia="Calibri" w:hAnsi="Times New Roman" w:cs="Times New Roman"/>
          <w:color w:val="202124"/>
        </w:rPr>
        <w:t>time of the submission</w:t>
      </w:r>
      <w:r w:rsidR="00371373" w:rsidRPr="00982A91">
        <w:rPr>
          <w:rFonts w:ascii="Times New Roman" w:eastAsia="Calibri" w:hAnsi="Times New Roman" w:cs="Times New Roman"/>
          <w:color w:val="202124"/>
        </w:rPr>
        <w:t xml:space="preserve"> and a score of </w:t>
      </w:r>
      <w:r w:rsidR="4DD15B7B" w:rsidRPr="00982A91">
        <w:rPr>
          <w:rFonts w:ascii="Times New Roman" w:eastAsia="Times New Roman" w:hAnsi="Times New Roman" w:cs="Times New Roman"/>
        </w:rPr>
        <w:t>0.13734</w:t>
      </w:r>
      <w:r w:rsidR="00371373" w:rsidRPr="00982A91">
        <w:rPr>
          <w:rFonts w:ascii="Times New Roman" w:eastAsia="Times New Roman" w:hAnsi="Times New Roman" w:cs="Times New Roman"/>
        </w:rPr>
        <w:t xml:space="preserve"> which can be seen in </w:t>
      </w:r>
      <w:hyperlink w:anchor="Graphic_40" w:history="1">
        <w:r w:rsidR="00371373" w:rsidRPr="00982A91">
          <w:rPr>
            <w:rStyle w:val="Hyperlink"/>
            <w:rFonts w:ascii="Times New Roman" w:eastAsia="Times New Roman" w:hAnsi="Times New Roman" w:cs="Times New Roman"/>
          </w:rPr>
          <w:t>graphic 40</w:t>
        </w:r>
      </w:hyperlink>
      <w:r w:rsidR="00371373" w:rsidRPr="00982A91">
        <w:rPr>
          <w:rFonts w:ascii="Times New Roman" w:eastAsia="Times New Roman" w:hAnsi="Times New Roman" w:cs="Times New Roman"/>
        </w:rPr>
        <w:t>.</w:t>
      </w:r>
    </w:p>
    <w:p w14:paraId="7E9D9C1C" w14:textId="37A37EE7" w:rsidR="408663CC" w:rsidRPr="00982A91" w:rsidRDefault="408663CC" w:rsidP="00982A91">
      <w:pPr>
        <w:pStyle w:val="Heading2"/>
        <w:spacing w:before="0" w:after="160"/>
        <w:jc w:val="center"/>
        <w:rPr>
          <w:rFonts w:ascii="Times New Roman" w:eastAsia="Times New Roman" w:hAnsi="Times New Roman" w:cs="Times New Roman"/>
          <w:b/>
          <w:bCs/>
          <w:sz w:val="22"/>
          <w:szCs w:val="22"/>
        </w:rPr>
      </w:pPr>
      <w:r w:rsidRPr="00982A91">
        <w:rPr>
          <w:rFonts w:ascii="Times New Roman" w:eastAsia="Times New Roman" w:hAnsi="Times New Roman" w:cs="Times New Roman"/>
          <w:b/>
          <w:bCs/>
          <w:color w:val="auto"/>
          <w:sz w:val="22"/>
          <w:szCs w:val="22"/>
        </w:rPr>
        <w:t>Conclusion</w:t>
      </w:r>
    </w:p>
    <w:p w14:paraId="775F37A7" w14:textId="34746DE4" w:rsidR="408663CC" w:rsidRPr="00982A91" w:rsidRDefault="008A6E96" w:rsidP="00982A91">
      <w:pPr>
        <w:rPr>
          <w:rFonts w:ascii="Times New Roman" w:eastAsia="Times New Roman" w:hAnsi="Times New Roman" w:cs="Times New Roman"/>
          <w:b/>
          <w:bCs/>
        </w:rPr>
      </w:pPr>
      <w:r>
        <w:rPr>
          <w:rFonts w:ascii="Times New Roman" w:eastAsia="Times New Roman" w:hAnsi="Times New Roman" w:cs="Times New Roman"/>
        </w:rPr>
        <w:t xml:space="preserve">The following </w:t>
      </w:r>
      <w:r w:rsidR="008468C0">
        <w:rPr>
          <w:rFonts w:ascii="Times New Roman" w:eastAsia="Times New Roman" w:hAnsi="Times New Roman" w:cs="Times New Roman"/>
        </w:rPr>
        <w:t xml:space="preserve">is statistical measure from the </w:t>
      </w:r>
      <w:r w:rsidR="408663CC" w:rsidRPr="00982A91">
        <w:rPr>
          <w:rFonts w:ascii="Times New Roman" w:eastAsia="Times New Roman" w:hAnsi="Times New Roman" w:cs="Times New Roman"/>
        </w:rPr>
        <w:t xml:space="preserve">forward, backward, </w:t>
      </w:r>
      <w:proofErr w:type="gramStart"/>
      <w:r w:rsidR="408663CC" w:rsidRPr="00982A91">
        <w:rPr>
          <w:rFonts w:ascii="Times New Roman" w:eastAsia="Times New Roman" w:hAnsi="Times New Roman" w:cs="Times New Roman"/>
        </w:rPr>
        <w:t>stepwise</w:t>
      </w:r>
      <w:proofErr w:type="gramEnd"/>
      <w:r w:rsidR="408663CC" w:rsidRPr="00982A91">
        <w:rPr>
          <w:rFonts w:ascii="Times New Roman" w:eastAsia="Times New Roman" w:hAnsi="Times New Roman" w:cs="Times New Roman"/>
        </w:rPr>
        <w:t xml:space="preserve"> and custom selections</w:t>
      </w:r>
      <w:r w:rsidR="008468C0">
        <w:rPr>
          <w:rFonts w:ascii="Times New Roman" w:eastAsia="Times New Roman" w:hAnsi="Times New Roman" w:cs="Times New Roman"/>
        </w:rPr>
        <w:t>:</w:t>
      </w:r>
    </w:p>
    <w:tbl>
      <w:tblPr>
        <w:tblStyle w:val="TableGrid"/>
        <w:tblW w:w="0" w:type="auto"/>
        <w:tblLayout w:type="fixed"/>
        <w:tblLook w:val="06A0" w:firstRow="1" w:lastRow="0" w:firstColumn="1" w:lastColumn="0" w:noHBand="1" w:noVBand="1"/>
      </w:tblPr>
      <w:tblGrid>
        <w:gridCol w:w="2340"/>
        <w:gridCol w:w="2340"/>
        <w:gridCol w:w="2340"/>
        <w:gridCol w:w="2340"/>
      </w:tblGrid>
      <w:tr w:rsidR="19F50395" w:rsidRPr="00982A91" w14:paraId="212A163B" w14:textId="77777777" w:rsidTr="19F50395">
        <w:trPr>
          <w:trHeight w:val="300"/>
        </w:trPr>
        <w:tc>
          <w:tcPr>
            <w:tcW w:w="2340" w:type="dxa"/>
          </w:tcPr>
          <w:p w14:paraId="12D82CBF" w14:textId="568EA052" w:rsidR="408663CC" w:rsidRPr="00982A91" w:rsidRDefault="408663CC" w:rsidP="00982A91">
            <w:pPr>
              <w:rPr>
                <w:rFonts w:ascii="Times New Roman" w:hAnsi="Times New Roman" w:cs="Times New Roman"/>
              </w:rPr>
            </w:pPr>
            <w:r w:rsidRPr="00982A91">
              <w:rPr>
                <w:rFonts w:ascii="Times New Roman" w:hAnsi="Times New Roman" w:cs="Times New Roman"/>
              </w:rPr>
              <w:t>Model Selection</w:t>
            </w:r>
          </w:p>
        </w:tc>
        <w:tc>
          <w:tcPr>
            <w:tcW w:w="2340" w:type="dxa"/>
          </w:tcPr>
          <w:p w14:paraId="5B0A3F9B" w14:textId="7A3C99BA" w:rsidR="408663CC" w:rsidRPr="00982A91" w:rsidRDefault="408663CC" w:rsidP="00982A91">
            <w:pPr>
              <w:rPr>
                <w:rFonts w:ascii="Times New Roman" w:eastAsia="Times New Roman" w:hAnsi="Times New Roman" w:cs="Times New Roman"/>
              </w:rPr>
            </w:pPr>
            <w:r w:rsidRPr="00982A91">
              <w:rPr>
                <w:rFonts w:ascii="Times New Roman" w:eastAsia="Times New Roman" w:hAnsi="Times New Roman" w:cs="Times New Roman"/>
              </w:rPr>
              <w:t xml:space="preserve">R square  </w:t>
            </w:r>
          </w:p>
        </w:tc>
        <w:tc>
          <w:tcPr>
            <w:tcW w:w="2340" w:type="dxa"/>
          </w:tcPr>
          <w:p w14:paraId="7EB29B78" w14:textId="3F9B869D" w:rsidR="408663CC" w:rsidRPr="00982A91" w:rsidRDefault="408663CC" w:rsidP="00982A91">
            <w:pPr>
              <w:rPr>
                <w:rFonts w:ascii="Times New Roman" w:eastAsia="Times New Roman" w:hAnsi="Times New Roman" w:cs="Times New Roman"/>
              </w:rPr>
            </w:pPr>
            <w:r w:rsidRPr="00982A91">
              <w:rPr>
                <w:rFonts w:ascii="Times New Roman" w:eastAsia="Times New Roman" w:hAnsi="Times New Roman" w:cs="Times New Roman"/>
              </w:rPr>
              <w:t>CV Press</w:t>
            </w:r>
          </w:p>
        </w:tc>
        <w:tc>
          <w:tcPr>
            <w:tcW w:w="2340" w:type="dxa"/>
          </w:tcPr>
          <w:p w14:paraId="199F0663" w14:textId="5CDDEBE6" w:rsidR="408663CC" w:rsidRPr="00982A91" w:rsidRDefault="408663CC" w:rsidP="00982A91">
            <w:pPr>
              <w:rPr>
                <w:rFonts w:ascii="Times New Roman" w:eastAsia="Times New Roman" w:hAnsi="Times New Roman" w:cs="Times New Roman"/>
              </w:rPr>
            </w:pPr>
            <w:r w:rsidRPr="00982A91">
              <w:rPr>
                <w:rFonts w:ascii="Times New Roman" w:eastAsia="Times New Roman" w:hAnsi="Times New Roman" w:cs="Times New Roman"/>
              </w:rPr>
              <w:t>Kaggle Score</w:t>
            </w:r>
          </w:p>
        </w:tc>
      </w:tr>
      <w:tr w:rsidR="19F50395" w:rsidRPr="00982A91" w14:paraId="797E659A" w14:textId="77777777" w:rsidTr="19F50395">
        <w:trPr>
          <w:trHeight w:val="300"/>
        </w:trPr>
        <w:tc>
          <w:tcPr>
            <w:tcW w:w="2340" w:type="dxa"/>
          </w:tcPr>
          <w:p w14:paraId="2EB4F893" w14:textId="40C496F3" w:rsidR="408663CC" w:rsidRPr="00982A91" w:rsidRDefault="408663CC" w:rsidP="00982A91">
            <w:pPr>
              <w:rPr>
                <w:rFonts w:ascii="Times New Roman" w:eastAsia="Times New Roman" w:hAnsi="Times New Roman" w:cs="Times New Roman"/>
              </w:rPr>
            </w:pPr>
            <w:r w:rsidRPr="00982A91">
              <w:rPr>
                <w:rFonts w:ascii="Times New Roman" w:eastAsia="Times New Roman" w:hAnsi="Times New Roman" w:cs="Times New Roman"/>
              </w:rPr>
              <w:t>Forward</w:t>
            </w:r>
          </w:p>
        </w:tc>
        <w:tc>
          <w:tcPr>
            <w:tcW w:w="2340" w:type="dxa"/>
          </w:tcPr>
          <w:p w14:paraId="54C5F0C8" w14:textId="6DE8E2C6" w:rsidR="35FF6A6A" w:rsidRPr="00982A91" w:rsidRDefault="35FF6A6A" w:rsidP="00982A91">
            <w:pPr>
              <w:rPr>
                <w:rFonts w:ascii="Times New Roman" w:eastAsia="Times New Roman" w:hAnsi="Times New Roman" w:cs="Times New Roman"/>
              </w:rPr>
            </w:pPr>
            <w:r w:rsidRPr="00982A91">
              <w:rPr>
                <w:rFonts w:ascii="Times New Roman" w:eastAsia="Times New Roman" w:hAnsi="Times New Roman" w:cs="Times New Roman"/>
              </w:rPr>
              <w:t xml:space="preserve">0.9158  </w:t>
            </w:r>
          </w:p>
        </w:tc>
        <w:tc>
          <w:tcPr>
            <w:tcW w:w="2340" w:type="dxa"/>
          </w:tcPr>
          <w:p w14:paraId="3ABB5682" w14:textId="0FD6BF3E" w:rsidR="35FF6A6A" w:rsidRPr="00982A91" w:rsidRDefault="35FF6A6A" w:rsidP="00982A91">
            <w:pPr>
              <w:rPr>
                <w:rFonts w:ascii="Times New Roman" w:eastAsia="Times New Roman" w:hAnsi="Times New Roman" w:cs="Times New Roman"/>
              </w:rPr>
            </w:pPr>
            <w:r w:rsidRPr="00982A91">
              <w:rPr>
                <w:rFonts w:ascii="Times New Roman" w:eastAsia="Times New Roman" w:hAnsi="Times New Roman" w:cs="Times New Roman"/>
              </w:rPr>
              <w:t xml:space="preserve">9.59E11  </w:t>
            </w:r>
          </w:p>
        </w:tc>
        <w:tc>
          <w:tcPr>
            <w:tcW w:w="2340" w:type="dxa"/>
          </w:tcPr>
          <w:p w14:paraId="60D5901D" w14:textId="77AA6B3F" w:rsidR="35FF6A6A" w:rsidRPr="00982A91" w:rsidRDefault="35FF6A6A" w:rsidP="00982A91">
            <w:pPr>
              <w:rPr>
                <w:rFonts w:ascii="Times New Roman" w:eastAsia="Times New Roman" w:hAnsi="Times New Roman" w:cs="Times New Roman"/>
              </w:rPr>
            </w:pPr>
            <w:r w:rsidRPr="00982A91">
              <w:rPr>
                <w:rFonts w:ascii="Times New Roman" w:eastAsia="Times New Roman" w:hAnsi="Times New Roman" w:cs="Times New Roman"/>
              </w:rPr>
              <w:t xml:space="preserve">0.14739  </w:t>
            </w:r>
          </w:p>
        </w:tc>
      </w:tr>
      <w:tr w:rsidR="19F50395" w:rsidRPr="00982A91" w14:paraId="7E406B4C" w14:textId="77777777" w:rsidTr="19F50395">
        <w:trPr>
          <w:trHeight w:val="300"/>
        </w:trPr>
        <w:tc>
          <w:tcPr>
            <w:tcW w:w="2340" w:type="dxa"/>
          </w:tcPr>
          <w:p w14:paraId="3B2137C3" w14:textId="2869A79E" w:rsidR="408663CC" w:rsidRPr="00982A91" w:rsidRDefault="408663CC" w:rsidP="00982A91">
            <w:pPr>
              <w:rPr>
                <w:rFonts w:ascii="Times New Roman" w:eastAsia="Times New Roman" w:hAnsi="Times New Roman" w:cs="Times New Roman"/>
              </w:rPr>
            </w:pPr>
            <w:r w:rsidRPr="00982A91">
              <w:rPr>
                <w:rFonts w:ascii="Times New Roman" w:eastAsia="Times New Roman" w:hAnsi="Times New Roman" w:cs="Times New Roman"/>
              </w:rPr>
              <w:t>Backward</w:t>
            </w:r>
          </w:p>
        </w:tc>
        <w:tc>
          <w:tcPr>
            <w:tcW w:w="2340" w:type="dxa"/>
          </w:tcPr>
          <w:p w14:paraId="5711FB1A" w14:textId="13B7C649" w:rsidR="70DCD05A" w:rsidRPr="00982A91" w:rsidRDefault="70DCD05A" w:rsidP="00982A91">
            <w:pPr>
              <w:rPr>
                <w:rFonts w:ascii="Times New Roman" w:eastAsia="Times New Roman" w:hAnsi="Times New Roman" w:cs="Times New Roman"/>
              </w:rPr>
            </w:pPr>
            <w:r w:rsidRPr="00982A91">
              <w:rPr>
                <w:rFonts w:ascii="Times New Roman" w:eastAsia="Times New Roman" w:hAnsi="Times New Roman" w:cs="Times New Roman"/>
              </w:rPr>
              <w:t xml:space="preserve">0.9194  </w:t>
            </w:r>
          </w:p>
        </w:tc>
        <w:tc>
          <w:tcPr>
            <w:tcW w:w="2340" w:type="dxa"/>
          </w:tcPr>
          <w:p w14:paraId="4A9A7D4D" w14:textId="6616C2B4" w:rsidR="70DCD05A" w:rsidRPr="00982A91" w:rsidRDefault="70DCD05A" w:rsidP="00982A91">
            <w:pPr>
              <w:rPr>
                <w:rFonts w:ascii="Times New Roman" w:eastAsia="Times New Roman" w:hAnsi="Times New Roman" w:cs="Times New Roman"/>
              </w:rPr>
            </w:pPr>
            <w:r w:rsidRPr="00982A91">
              <w:rPr>
                <w:rFonts w:ascii="Times New Roman" w:eastAsia="Times New Roman" w:hAnsi="Times New Roman" w:cs="Times New Roman"/>
              </w:rPr>
              <w:t xml:space="preserve">1.005E12  </w:t>
            </w:r>
          </w:p>
        </w:tc>
        <w:tc>
          <w:tcPr>
            <w:tcW w:w="2340" w:type="dxa"/>
          </w:tcPr>
          <w:p w14:paraId="239D917C" w14:textId="1D5F54D0" w:rsidR="70DCD05A" w:rsidRPr="00982A91" w:rsidRDefault="70DCD05A" w:rsidP="00982A91">
            <w:pPr>
              <w:rPr>
                <w:rFonts w:ascii="Times New Roman" w:eastAsia="Times New Roman" w:hAnsi="Times New Roman" w:cs="Times New Roman"/>
              </w:rPr>
            </w:pPr>
            <w:r w:rsidRPr="00982A91">
              <w:rPr>
                <w:rFonts w:ascii="Times New Roman" w:eastAsia="Times New Roman" w:hAnsi="Times New Roman" w:cs="Times New Roman"/>
              </w:rPr>
              <w:t xml:space="preserve">0.14739  </w:t>
            </w:r>
          </w:p>
        </w:tc>
      </w:tr>
      <w:tr w:rsidR="19F50395" w:rsidRPr="00982A91" w14:paraId="45515B85" w14:textId="77777777" w:rsidTr="19F50395">
        <w:trPr>
          <w:trHeight w:val="300"/>
        </w:trPr>
        <w:tc>
          <w:tcPr>
            <w:tcW w:w="2340" w:type="dxa"/>
          </w:tcPr>
          <w:p w14:paraId="5F889A6D" w14:textId="16841F12" w:rsidR="408663CC" w:rsidRPr="00982A91" w:rsidRDefault="408663CC" w:rsidP="00982A91">
            <w:pPr>
              <w:rPr>
                <w:rFonts w:ascii="Times New Roman" w:eastAsia="Times New Roman" w:hAnsi="Times New Roman" w:cs="Times New Roman"/>
              </w:rPr>
            </w:pPr>
            <w:r w:rsidRPr="00982A91">
              <w:rPr>
                <w:rFonts w:ascii="Times New Roman" w:eastAsia="Times New Roman" w:hAnsi="Times New Roman" w:cs="Times New Roman"/>
              </w:rPr>
              <w:t>Stepwise</w:t>
            </w:r>
          </w:p>
        </w:tc>
        <w:tc>
          <w:tcPr>
            <w:tcW w:w="2340" w:type="dxa"/>
          </w:tcPr>
          <w:p w14:paraId="41FDDE7C" w14:textId="7E15516E" w:rsidR="6976154B" w:rsidRPr="00982A91" w:rsidRDefault="6976154B" w:rsidP="00982A91">
            <w:pPr>
              <w:rPr>
                <w:rFonts w:ascii="Times New Roman" w:eastAsia="Times New Roman" w:hAnsi="Times New Roman" w:cs="Times New Roman"/>
              </w:rPr>
            </w:pPr>
            <w:r w:rsidRPr="00982A91">
              <w:rPr>
                <w:rFonts w:ascii="Times New Roman" w:eastAsia="Times New Roman" w:hAnsi="Times New Roman" w:cs="Times New Roman"/>
              </w:rPr>
              <w:t xml:space="preserve">0.9120  </w:t>
            </w:r>
          </w:p>
        </w:tc>
        <w:tc>
          <w:tcPr>
            <w:tcW w:w="2340" w:type="dxa"/>
          </w:tcPr>
          <w:p w14:paraId="3D3F186B" w14:textId="33B2E295" w:rsidR="6976154B" w:rsidRPr="00982A91" w:rsidRDefault="6976154B" w:rsidP="00982A91">
            <w:pPr>
              <w:rPr>
                <w:rFonts w:ascii="Times New Roman" w:eastAsia="Times New Roman" w:hAnsi="Times New Roman" w:cs="Times New Roman"/>
              </w:rPr>
            </w:pPr>
            <w:r w:rsidRPr="00982A91">
              <w:rPr>
                <w:rFonts w:ascii="Times New Roman" w:eastAsia="Times New Roman" w:hAnsi="Times New Roman" w:cs="Times New Roman"/>
              </w:rPr>
              <w:t xml:space="preserve">9.673E11  </w:t>
            </w:r>
          </w:p>
        </w:tc>
        <w:tc>
          <w:tcPr>
            <w:tcW w:w="2340" w:type="dxa"/>
          </w:tcPr>
          <w:p w14:paraId="50FC9845" w14:textId="4C8847AD" w:rsidR="6976154B" w:rsidRPr="00982A91" w:rsidRDefault="6976154B" w:rsidP="00982A91">
            <w:pPr>
              <w:rPr>
                <w:rFonts w:ascii="Times New Roman" w:eastAsia="Times New Roman" w:hAnsi="Times New Roman" w:cs="Times New Roman"/>
              </w:rPr>
            </w:pPr>
            <w:r w:rsidRPr="00982A91">
              <w:rPr>
                <w:rFonts w:ascii="Times New Roman" w:eastAsia="Times New Roman" w:hAnsi="Times New Roman" w:cs="Times New Roman"/>
              </w:rPr>
              <w:t xml:space="preserve">0.19016  </w:t>
            </w:r>
          </w:p>
        </w:tc>
      </w:tr>
      <w:tr w:rsidR="19F50395" w:rsidRPr="00982A91" w14:paraId="08D01068" w14:textId="77777777" w:rsidTr="19F50395">
        <w:trPr>
          <w:trHeight w:val="300"/>
        </w:trPr>
        <w:tc>
          <w:tcPr>
            <w:tcW w:w="2340" w:type="dxa"/>
          </w:tcPr>
          <w:p w14:paraId="16ABBCF7" w14:textId="76278845" w:rsidR="408663CC" w:rsidRPr="00982A91" w:rsidRDefault="408663CC" w:rsidP="00982A91">
            <w:pPr>
              <w:rPr>
                <w:rFonts w:ascii="Times New Roman" w:eastAsia="Times New Roman" w:hAnsi="Times New Roman" w:cs="Times New Roman"/>
              </w:rPr>
            </w:pPr>
            <w:r w:rsidRPr="00982A91">
              <w:rPr>
                <w:rFonts w:ascii="Times New Roman" w:eastAsia="Times New Roman" w:hAnsi="Times New Roman" w:cs="Times New Roman"/>
              </w:rPr>
              <w:t>Custom</w:t>
            </w:r>
          </w:p>
        </w:tc>
        <w:tc>
          <w:tcPr>
            <w:tcW w:w="2340" w:type="dxa"/>
          </w:tcPr>
          <w:p w14:paraId="2F243DD3" w14:textId="66BDDE23" w:rsidR="52CD1AAB" w:rsidRPr="00982A91" w:rsidRDefault="52CD1AAB" w:rsidP="00982A91">
            <w:pPr>
              <w:rPr>
                <w:rFonts w:ascii="Times New Roman" w:eastAsia="Times New Roman" w:hAnsi="Times New Roman" w:cs="Times New Roman"/>
              </w:rPr>
            </w:pPr>
            <w:r w:rsidRPr="00982A91">
              <w:rPr>
                <w:rFonts w:ascii="Times New Roman" w:eastAsia="Times New Roman" w:hAnsi="Times New Roman" w:cs="Times New Roman"/>
              </w:rPr>
              <w:t>0.9343</w:t>
            </w:r>
          </w:p>
        </w:tc>
        <w:tc>
          <w:tcPr>
            <w:tcW w:w="2340" w:type="dxa"/>
          </w:tcPr>
          <w:p w14:paraId="2747903E" w14:textId="53A82676" w:rsidR="52CD1AAB" w:rsidRPr="00982A91" w:rsidRDefault="52CD1AAB" w:rsidP="00982A91">
            <w:pPr>
              <w:rPr>
                <w:rFonts w:ascii="Times New Roman" w:eastAsia="Times New Roman" w:hAnsi="Times New Roman" w:cs="Times New Roman"/>
              </w:rPr>
            </w:pPr>
            <w:r w:rsidRPr="00982A91">
              <w:rPr>
                <w:rFonts w:ascii="Times New Roman" w:eastAsia="Times New Roman" w:hAnsi="Times New Roman" w:cs="Times New Roman"/>
              </w:rPr>
              <w:t>1.03E12</w:t>
            </w:r>
          </w:p>
        </w:tc>
        <w:tc>
          <w:tcPr>
            <w:tcW w:w="2340" w:type="dxa"/>
          </w:tcPr>
          <w:p w14:paraId="43EB3997" w14:textId="304F75F2" w:rsidR="52CD1AAB" w:rsidRPr="00982A91" w:rsidRDefault="52CD1AAB" w:rsidP="00982A91">
            <w:pPr>
              <w:rPr>
                <w:rFonts w:ascii="Times New Roman" w:eastAsia="Times New Roman" w:hAnsi="Times New Roman" w:cs="Times New Roman"/>
              </w:rPr>
            </w:pPr>
            <w:r w:rsidRPr="00982A91">
              <w:rPr>
                <w:rFonts w:ascii="Times New Roman" w:eastAsia="Times New Roman" w:hAnsi="Times New Roman" w:cs="Times New Roman"/>
              </w:rPr>
              <w:t>0.13734</w:t>
            </w:r>
          </w:p>
        </w:tc>
      </w:tr>
    </w:tbl>
    <w:p w14:paraId="6793722A" w14:textId="205B09BE" w:rsidR="516D8022" w:rsidRPr="00982A91" w:rsidRDefault="295B6CE1" w:rsidP="00982A91">
      <w:pPr>
        <w:rPr>
          <w:rFonts w:ascii="Times New Roman" w:hAnsi="Times New Roman" w:cs="Times New Roman"/>
        </w:rPr>
      </w:pPr>
      <w:r w:rsidRPr="00982A91">
        <w:rPr>
          <w:rFonts w:ascii="Times New Roman" w:hAnsi="Times New Roman" w:cs="Times New Roman"/>
        </w:rPr>
        <w:t xml:space="preserve">After running multiple selection methods, we learned </w:t>
      </w:r>
      <w:r w:rsidR="730DB79B" w:rsidRPr="00982A91">
        <w:rPr>
          <w:rFonts w:ascii="Times New Roman" w:hAnsi="Times New Roman" w:cs="Times New Roman"/>
        </w:rPr>
        <w:t>that</w:t>
      </w:r>
      <w:r w:rsidRPr="00982A91">
        <w:rPr>
          <w:rFonts w:ascii="Times New Roman" w:hAnsi="Times New Roman" w:cs="Times New Roman"/>
        </w:rPr>
        <w:t xml:space="preserve"> </w:t>
      </w:r>
      <w:r w:rsidR="74CFAF04" w:rsidRPr="00982A91">
        <w:rPr>
          <w:rFonts w:ascii="Times New Roman" w:hAnsi="Times New Roman" w:cs="Times New Roman"/>
        </w:rPr>
        <w:t xml:space="preserve">it is crucial to test different selection metrics, </w:t>
      </w:r>
      <w:r w:rsidR="320A53B2" w:rsidRPr="00982A91">
        <w:rPr>
          <w:rFonts w:ascii="Times New Roman" w:hAnsi="Times New Roman" w:cs="Times New Roman"/>
        </w:rPr>
        <w:t xml:space="preserve">for </w:t>
      </w:r>
      <w:r w:rsidR="2B74B773" w:rsidRPr="00982A91">
        <w:rPr>
          <w:rFonts w:ascii="Times New Roman" w:hAnsi="Times New Roman" w:cs="Times New Roman"/>
        </w:rPr>
        <w:t>instance</w:t>
      </w:r>
      <w:r w:rsidR="320A53B2" w:rsidRPr="00982A91">
        <w:rPr>
          <w:rFonts w:ascii="Times New Roman" w:hAnsi="Times New Roman" w:cs="Times New Roman"/>
        </w:rPr>
        <w:t>,</w:t>
      </w:r>
      <w:r w:rsidR="74CFAF04" w:rsidRPr="00982A91">
        <w:rPr>
          <w:rFonts w:ascii="Times New Roman" w:hAnsi="Times New Roman" w:cs="Times New Roman"/>
        </w:rPr>
        <w:t xml:space="preserve"> on AIC, </w:t>
      </w:r>
      <w:proofErr w:type="gramStart"/>
      <w:r w:rsidR="74CFAF04" w:rsidRPr="00982A91">
        <w:rPr>
          <w:rFonts w:ascii="Times New Roman" w:hAnsi="Times New Roman" w:cs="Times New Roman"/>
        </w:rPr>
        <w:t>BIC</w:t>
      </w:r>
      <w:proofErr w:type="gramEnd"/>
      <w:r w:rsidR="74CFAF04" w:rsidRPr="00982A91">
        <w:rPr>
          <w:rFonts w:ascii="Times New Roman" w:hAnsi="Times New Roman" w:cs="Times New Roman"/>
        </w:rPr>
        <w:t xml:space="preserve"> </w:t>
      </w:r>
      <w:r w:rsidR="23E7EFEA" w:rsidRPr="00982A91">
        <w:rPr>
          <w:rFonts w:ascii="Times New Roman" w:hAnsi="Times New Roman" w:cs="Times New Roman"/>
        </w:rPr>
        <w:t>or</w:t>
      </w:r>
      <w:r w:rsidR="74CFAF04" w:rsidRPr="00982A91">
        <w:rPr>
          <w:rFonts w:ascii="Times New Roman" w:hAnsi="Times New Roman" w:cs="Times New Roman"/>
        </w:rPr>
        <w:t xml:space="preserve"> CV</w:t>
      </w:r>
      <w:r w:rsidR="79C3BF2D" w:rsidRPr="00982A91">
        <w:rPr>
          <w:rFonts w:ascii="Times New Roman" w:hAnsi="Times New Roman" w:cs="Times New Roman"/>
        </w:rPr>
        <w:t xml:space="preserve"> Press</w:t>
      </w:r>
      <w:r w:rsidR="74CFAF04" w:rsidRPr="00982A91">
        <w:rPr>
          <w:rFonts w:ascii="Times New Roman" w:hAnsi="Times New Roman" w:cs="Times New Roman"/>
        </w:rPr>
        <w:t>. Sometimes a slight change of input w</w:t>
      </w:r>
      <w:r w:rsidR="22B8BAF5" w:rsidRPr="00982A91">
        <w:rPr>
          <w:rFonts w:ascii="Times New Roman" w:hAnsi="Times New Roman" w:cs="Times New Roman"/>
        </w:rPr>
        <w:t>ill result in very different outcomes.</w:t>
      </w:r>
      <w:r w:rsidR="50A4FB5F" w:rsidRPr="0CA1E40E">
        <w:rPr>
          <w:rFonts w:ascii="Times New Roman" w:hAnsi="Times New Roman" w:cs="Times New Roman"/>
        </w:rPr>
        <w:t xml:space="preserve"> </w:t>
      </w:r>
      <w:r w:rsidR="516D8022" w:rsidRPr="00982A91">
        <w:rPr>
          <w:rFonts w:ascii="Times New Roman" w:hAnsi="Times New Roman" w:cs="Times New Roman"/>
        </w:rPr>
        <w:t xml:space="preserve">For selection method, we have used our best intuition to pick the least P values that was given by the system, two-term, three-term interactions, and </w:t>
      </w:r>
      <w:r w:rsidR="64663E3D" w:rsidRPr="00982A91">
        <w:rPr>
          <w:rFonts w:ascii="Times New Roman" w:hAnsi="Times New Roman" w:cs="Times New Roman"/>
        </w:rPr>
        <w:t>even though some of them had small P values but was deemed not helpful on predicting more accurate Sale price.</w:t>
      </w:r>
    </w:p>
    <w:p w14:paraId="71670854" w14:textId="77777777" w:rsidR="003915D1" w:rsidRDefault="64663E3D" w:rsidP="00982A91">
      <w:pPr>
        <w:rPr>
          <w:rFonts w:ascii="Times New Roman" w:hAnsi="Times New Roman" w:cs="Times New Roman"/>
        </w:rPr>
      </w:pPr>
      <w:r w:rsidRPr="00982A91">
        <w:rPr>
          <w:rFonts w:ascii="Times New Roman" w:hAnsi="Times New Roman" w:cs="Times New Roman"/>
        </w:rPr>
        <w:t xml:space="preserve">We found that </w:t>
      </w:r>
      <w:proofErr w:type="spellStart"/>
      <w:r w:rsidRPr="00982A91">
        <w:rPr>
          <w:rFonts w:ascii="Times New Roman" w:hAnsi="Times New Roman" w:cs="Times New Roman"/>
        </w:rPr>
        <w:t>MSZoning</w:t>
      </w:r>
      <w:proofErr w:type="spellEnd"/>
      <w:r w:rsidRPr="00982A91">
        <w:rPr>
          <w:rFonts w:ascii="Times New Roman" w:hAnsi="Times New Roman" w:cs="Times New Roman"/>
        </w:rPr>
        <w:t xml:space="preserve">, </w:t>
      </w:r>
      <w:proofErr w:type="spellStart"/>
      <w:r w:rsidRPr="00982A91">
        <w:rPr>
          <w:rFonts w:ascii="Times New Roman" w:hAnsi="Times New Roman" w:cs="Times New Roman"/>
        </w:rPr>
        <w:t>Girliving</w:t>
      </w:r>
      <w:proofErr w:type="spellEnd"/>
      <w:r w:rsidRPr="00982A91">
        <w:rPr>
          <w:rFonts w:ascii="Times New Roman" w:hAnsi="Times New Roman" w:cs="Times New Roman"/>
        </w:rPr>
        <w:t xml:space="preserve"> and its</w:t>
      </w:r>
      <w:r w:rsidR="313A13AD" w:rsidRPr="00982A91">
        <w:rPr>
          <w:rFonts w:ascii="Times New Roman" w:hAnsi="Times New Roman" w:cs="Times New Roman"/>
        </w:rPr>
        <w:t xml:space="preserve"> two-term</w:t>
      </w:r>
      <w:r w:rsidRPr="00982A91">
        <w:rPr>
          <w:rFonts w:ascii="Times New Roman" w:hAnsi="Times New Roman" w:cs="Times New Roman"/>
        </w:rPr>
        <w:t xml:space="preserve"> interactions</w:t>
      </w:r>
      <w:r w:rsidR="08C42C6C" w:rsidRPr="00982A91">
        <w:rPr>
          <w:rFonts w:ascii="Times New Roman" w:hAnsi="Times New Roman" w:cs="Times New Roman"/>
        </w:rPr>
        <w:t xml:space="preserve"> with other variables</w:t>
      </w:r>
      <w:r w:rsidRPr="00982A91">
        <w:rPr>
          <w:rFonts w:ascii="Times New Roman" w:hAnsi="Times New Roman" w:cs="Times New Roman"/>
        </w:rPr>
        <w:t xml:space="preserve"> had the m</w:t>
      </w:r>
      <w:r w:rsidR="230B236F" w:rsidRPr="00982A91">
        <w:rPr>
          <w:rFonts w:ascii="Times New Roman" w:hAnsi="Times New Roman" w:cs="Times New Roman"/>
        </w:rPr>
        <w:t xml:space="preserve">ost </w:t>
      </w:r>
      <w:r w:rsidRPr="00982A91">
        <w:rPr>
          <w:rFonts w:ascii="Times New Roman" w:hAnsi="Times New Roman" w:cs="Times New Roman"/>
        </w:rPr>
        <w:t xml:space="preserve">significantly </w:t>
      </w:r>
      <w:r w:rsidR="5FEAA394" w:rsidRPr="00982A91">
        <w:rPr>
          <w:rFonts w:ascii="Times New Roman" w:hAnsi="Times New Roman" w:cs="Times New Roman"/>
        </w:rPr>
        <w:t>increase in our score</w:t>
      </w:r>
      <w:r w:rsidR="0F2AC2D0" w:rsidRPr="00982A91">
        <w:rPr>
          <w:rFonts w:ascii="Times New Roman" w:hAnsi="Times New Roman" w:cs="Times New Roman"/>
        </w:rPr>
        <w:t xml:space="preserve">. However, currently our testing on three-term </w:t>
      </w:r>
      <w:r w:rsidR="4F5A4EBA" w:rsidRPr="00982A91">
        <w:rPr>
          <w:rFonts w:ascii="Times New Roman" w:hAnsi="Times New Roman" w:cs="Times New Roman"/>
        </w:rPr>
        <w:t xml:space="preserve">interactions </w:t>
      </w:r>
      <w:r w:rsidR="06024456" w:rsidRPr="00982A91">
        <w:rPr>
          <w:rFonts w:ascii="Times New Roman" w:hAnsi="Times New Roman" w:cs="Times New Roman"/>
        </w:rPr>
        <w:t>has</w:t>
      </w:r>
      <w:r w:rsidR="0F2AC2D0" w:rsidRPr="00982A91">
        <w:rPr>
          <w:rFonts w:ascii="Times New Roman" w:hAnsi="Times New Roman" w:cs="Times New Roman"/>
        </w:rPr>
        <w:t xml:space="preserve"> not yet </w:t>
      </w:r>
      <w:r w:rsidR="0E2CD555" w:rsidRPr="00982A91">
        <w:rPr>
          <w:rFonts w:ascii="Times New Roman" w:hAnsi="Times New Roman" w:cs="Times New Roman"/>
        </w:rPr>
        <w:t xml:space="preserve">been </w:t>
      </w:r>
      <w:r w:rsidR="0F2AC2D0" w:rsidRPr="00982A91">
        <w:rPr>
          <w:rFonts w:ascii="Times New Roman" w:hAnsi="Times New Roman" w:cs="Times New Roman"/>
        </w:rPr>
        <w:t>proved to increase our score</w:t>
      </w:r>
      <w:r w:rsidR="351CD962" w:rsidRPr="00982A91">
        <w:rPr>
          <w:rFonts w:ascii="Times New Roman" w:hAnsi="Times New Roman" w:cs="Times New Roman"/>
        </w:rPr>
        <w:t xml:space="preserve"> (Maybe due to overfitting)</w:t>
      </w:r>
      <w:r w:rsidR="785E5CB0" w:rsidRPr="00982A91">
        <w:rPr>
          <w:rFonts w:ascii="Times New Roman" w:hAnsi="Times New Roman" w:cs="Times New Roman"/>
        </w:rPr>
        <w:t>.</w:t>
      </w:r>
      <w:r w:rsidR="1760F7B4" w:rsidRPr="0CA1E40E">
        <w:rPr>
          <w:rFonts w:ascii="Times New Roman" w:hAnsi="Times New Roman" w:cs="Times New Roman"/>
        </w:rPr>
        <w:t xml:space="preserve"> </w:t>
      </w:r>
      <w:r w:rsidR="6978627A" w:rsidRPr="00982A91">
        <w:rPr>
          <w:rFonts w:ascii="Times New Roman" w:hAnsi="Times New Roman" w:cs="Times New Roman"/>
        </w:rPr>
        <w:t>We have also found that deleting variables, sometimes significant variables, will help us predict more accurately, we think that this is due to overfitting.</w:t>
      </w:r>
    </w:p>
    <w:p w14:paraId="09053A0C" w14:textId="5C543203" w:rsidR="003915D1" w:rsidRPr="00982A91" w:rsidRDefault="003915D1" w:rsidP="003915D1">
      <w:pPr>
        <w:pStyle w:val="Heading2"/>
        <w:spacing w:before="0" w:after="160"/>
        <w:jc w:val="center"/>
        <w:rPr>
          <w:rFonts w:ascii="Times New Roman" w:eastAsia="Times New Roman" w:hAnsi="Times New Roman" w:cs="Times New Roman"/>
          <w:b/>
          <w:bCs/>
          <w:sz w:val="22"/>
          <w:szCs w:val="22"/>
        </w:rPr>
      </w:pPr>
      <w:proofErr w:type="spellStart"/>
      <w:r>
        <w:rPr>
          <w:rFonts w:ascii="Times New Roman" w:eastAsia="Times New Roman" w:hAnsi="Times New Roman" w:cs="Times New Roman"/>
          <w:b/>
          <w:bCs/>
          <w:color w:val="auto"/>
          <w:sz w:val="22"/>
          <w:szCs w:val="22"/>
        </w:rPr>
        <w:t>GitHubs</w:t>
      </w:r>
      <w:proofErr w:type="spellEnd"/>
    </w:p>
    <w:p w14:paraId="35339159" w14:textId="3D4DBEDD" w:rsidR="007939EF" w:rsidRDefault="003915D1" w:rsidP="00982A91">
      <w:pPr>
        <w:rPr>
          <w:rFonts w:ascii="Times New Roman" w:eastAsia="Times New Roman" w:hAnsi="Times New Roman" w:cs="Times New Roman"/>
        </w:rPr>
      </w:pPr>
      <w:r>
        <w:rPr>
          <w:rFonts w:ascii="Times New Roman" w:eastAsia="Times New Roman" w:hAnsi="Times New Roman" w:cs="Times New Roman"/>
        </w:rPr>
        <w:t>Anishka’s</w:t>
      </w:r>
      <w:r w:rsidR="00EC21D9">
        <w:rPr>
          <w:rFonts w:ascii="Times New Roman" w:eastAsia="Times New Roman" w:hAnsi="Times New Roman" w:cs="Times New Roman"/>
        </w:rPr>
        <w:t>: anishkapeter</w:t>
      </w:r>
      <w:r w:rsidR="007939EF">
        <w:rPr>
          <w:rFonts w:ascii="Times New Roman" w:eastAsia="Times New Roman" w:hAnsi="Times New Roman" w:cs="Times New Roman"/>
        </w:rPr>
        <w:t>.github.io</w:t>
      </w:r>
    </w:p>
    <w:p w14:paraId="13DA3DD8" w14:textId="24AFAA2E" w:rsidR="0FF00B4B" w:rsidRDefault="3FFC014B" w:rsidP="0FF00B4B">
      <w:pPr>
        <w:rPr>
          <w:rFonts w:ascii="Times New Roman" w:eastAsia="Times New Roman" w:hAnsi="Times New Roman" w:cs="Times New Roman"/>
        </w:rPr>
      </w:pPr>
      <w:proofErr w:type="spellStart"/>
      <w:r w:rsidRPr="1E32E3F6">
        <w:rPr>
          <w:rFonts w:ascii="Times New Roman" w:eastAsia="Times New Roman" w:hAnsi="Times New Roman" w:cs="Times New Roman"/>
        </w:rPr>
        <w:t>Haitie</w:t>
      </w:r>
      <w:proofErr w:type="spellEnd"/>
      <w:r w:rsidRPr="1E32E3F6">
        <w:rPr>
          <w:rFonts w:ascii="Times New Roman" w:eastAsia="Times New Roman" w:hAnsi="Times New Roman" w:cs="Times New Roman"/>
        </w:rPr>
        <w:t xml:space="preserve"> Liu’s https://haitieliu.github.io/</w:t>
      </w:r>
    </w:p>
    <w:p w14:paraId="59472070" w14:textId="77777777" w:rsidR="007939EF" w:rsidRDefault="007939EF" w:rsidP="00982A91">
      <w:pPr>
        <w:rPr>
          <w:rFonts w:ascii="Times New Roman" w:eastAsia="Times New Roman" w:hAnsi="Times New Roman" w:cs="Times New Roman"/>
        </w:rPr>
      </w:pPr>
    </w:p>
    <w:p w14:paraId="723263C5" w14:textId="6078FD7F" w:rsidR="00371373" w:rsidRPr="00F633F3" w:rsidRDefault="00371373" w:rsidP="00982A91">
      <w:pPr>
        <w:rPr>
          <w:rFonts w:ascii="Times New Roman" w:hAnsi="Times New Roman" w:cs="Times New Roman"/>
        </w:rPr>
      </w:pPr>
      <w:r w:rsidRPr="00982A91">
        <w:rPr>
          <w:rFonts w:ascii="Times New Roman" w:eastAsia="Times New Roman" w:hAnsi="Times New Roman" w:cs="Times New Roman"/>
          <w:b/>
          <w:bCs/>
        </w:rPr>
        <w:br w:type="page"/>
      </w:r>
    </w:p>
    <w:p w14:paraId="06A13150" w14:textId="65406367" w:rsidR="0BE10F5D" w:rsidRPr="00982A91" w:rsidRDefault="0BE10F5D" w:rsidP="00982A91">
      <w:pPr>
        <w:jc w:val="center"/>
        <w:rPr>
          <w:rFonts w:ascii="Times New Roman" w:eastAsia="Times New Roman" w:hAnsi="Times New Roman" w:cs="Times New Roman"/>
        </w:rPr>
      </w:pPr>
      <w:r w:rsidRPr="00982A91">
        <w:rPr>
          <w:rFonts w:ascii="Times New Roman" w:eastAsia="Times New Roman" w:hAnsi="Times New Roman" w:cs="Times New Roman"/>
          <w:b/>
          <w:bCs/>
        </w:rPr>
        <w:t>Appendix</w:t>
      </w:r>
    </w:p>
    <w:p w14:paraId="0EE17D46" w14:textId="0F6E2FCF" w:rsidR="0BE10F5D" w:rsidRPr="00982A91" w:rsidRDefault="0BE10F5D" w:rsidP="00982A91">
      <w:pPr>
        <w:rPr>
          <w:rFonts w:ascii="Times New Roman" w:eastAsia="Times New Roman" w:hAnsi="Times New Roman" w:cs="Times New Roman"/>
        </w:rPr>
      </w:pPr>
      <w:bookmarkStart w:id="0" w:name="Graphic_1"/>
      <w:r w:rsidRPr="00982A91">
        <w:rPr>
          <w:rFonts w:ascii="Times New Roman" w:eastAsia="Times New Roman" w:hAnsi="Times New Roman" w:cs="Times New Roman"/>
        </w:rPr>
        <w:t>Graphic 1</w:t>
      </w:r>
      <w:r w:rsidR="00C93390" w:rsidRPr="00982A91">
        <w:rPr>
          <w:rFonts w:ascii="Times New Roman" w:eastAsia="Times New Roman" w:hAnsi="Times New Roman" w:cs="Times New Roman"/>
        </w:rPr>
        <w:t xml:space="preserve"> (Building Model without Interaction or Indicator Var. on Original Data)</w:t>
      </w:r>
      <w:r w:rsidRPr="00982A91">
        <w:rPr>
          <w:rFonts w:ascii="Times New Roman" w:eastAsia="Times New Roman" w:hAnsi="Times New Roman" w:cs="Times New Roman"/>
        </w:rPr>
        <w:t xml:space="preserve">: </w:t>
      </w:r>
    </w:p>
    <w:bookmarkEnd w:id="0"/>
    <w:p w14:paraId="47A49943" w14:textId="5F07967B" w:rsidR="0BE10F5D" w:rsidRPr="00982A91" w:rsidRDefault="00005B43" w:rsidP="00982A91">
      <w:pPr>
        <w:rPr>
          <w:rFonts w:ascii="Times New Roman" w:eastAsia="Times New Roman" w:hAnsi="Times New Roman" w:cs="Times New Roman"/>
        </w:rPr>
      </w:pPr>
      <w:r w:rsidRPr="00982A91">
        <w:rPr>
          <w:rFonts w:ascii="Times New Roman" w:hAnsi="Times New Roman" w:cs="Times New Roman"/>
          <w:noProof/>
        </w:rPr>
        <w:drawing>
          <wp:inline distT="0" distB="0" distL="0" distR="0" wp14:anchorId="11307749" wp14:editId="090D51CB">
            <wp:extent cx="5943600" cy="716280"/>
            <wp:effectExtent l="0" t="0" r="0" b="7620"/>
            <wp:docPr id="1154826196" name="Picture 1154826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826196" name=""/>
                    <pic:cNvPicPr/>
                  </pic:nvPicPr>
                  <pic:blipFill>
                    <a:blip r:embed="rId8"/>
                    <a:stretch>
                      <a:fillRect/>
                    </a:stretch>
                  </pic:blipFill>
                  <pic:spPr>
                    <a:xfrm>
                      <a:off x="0" y="0"/>
                      <a:ext cx="5943600" cy="716280"/>
                    </a:xfrm>
                    <a:prstGeom prst="rect">
                      <a:avLst/>
                    </a:prstGeom>
                  </pic:spPr>
                </pic:pic>
              </a:graphicData>
            </a:graphic>
          </wp:inline>
        </w:drawing>
      </w:r>
    </w:p>
    <w:p w14:paraId="0D75FC92" w14:textId="224C9F7B" w:rsidR="0BE10F5D" w:rsidRPr="00982A91" w:rsidRDefault="0BE10F5D" w:rsidP="00982A91">
      <w:pPr>
        <w:rPr>
          <w:rFonts w:ascii="Times New Roman" w:eastAsia="Times New Roman" w:hAnsi="Times New Roman" w:cs="Times New Roman"/>
        </w:rPr>
      </w:pPr>
      <w:r w:rsidRPr="00982A91">
        <w:rPr>
          <w:rFonts w:ascii="Times New Roman" w:hAnsi="Times New Roman" w:cs="Times New Roman"/>
          <w:noProof/>
        </w:rPr>
        <w:drawing>
          <wp:inline distT="0" distB="0" distL="0" distR="0" wp14:anchorId="6605B051" wp14:editId="3910CE33">
            <wp:extent cx="4572000" cy="2400300"/>
            <wp:effectExtent l="0" t="0" r="0" b="0"/>
            <wp:docPr id="26395465" name="Picture 26395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2400300"/>
                    </a:xfrm>
                    <a:prstGeom prst="rect">
                      <a:avLst/>
                    </a:prstGeom>
                  </pic:spPr>
                </pic:pic>
              </a:graphicData>
            </a:graphic>
          </wp:inline>
        </w:drawing>
      </w:r>
    </w:p>
    <w:p w14:paraId="7A72CD01" w14:textId="070353FC" w:rsidR="00C72573" w:rsidRPr="00982A91" w:rsidRDefault="00C72573" w:rsidP="00982A91">
      <w:pPr>
        <w:rPr>
          <w:rFonts w:ascii="Times New Roman" w:eastAsia="Times New Roman" w:hAnsi="Times New Roman" w:cs="Times New Roman"/>
        </w:rPr>
      </w:pPr>
      <w:bookmarkStart w:id="1" w:name="Graphic_2"/>
      <w:r w:rsidRPr="00982A91">
        <w:rPr>
          <w:rFonts w:ascii="Times New Roman" w:eastAsia="Times New Roman" w:hAnsi="Times New Roman" w:cs="Times New Roman"/>
        </w:rPr>
        <w:t>Graphic 2</w:t>
      </w:r>
      <w:r w:rsidR="00C93390" w:rsidRPr="00982A91">
        <w:rPr>
          <w:rFonts w:ascii="Times New Roman" w:eastAsia="Times New Roman" w:hAnsi="Times New Roman" w:cs="Times New Roman"/>
        </w:rPr>
        <w:t xml:space="preserve"> (Checking Linearity Assumption of Original Data)</w:t>
      </w:r>
      <w:r w:rsidRPr="00982A91">
        <w:rPr>
          <w:rFonts w:ascii="Times New Roman" w:eastAsia="Times New Roman" w:hAnsi="Times New Roman" w:cs="Times New Roman"/>
        </w:rPr>
        <w:t xml:space="preserve">: </w:t>
      </w:r>
    </w:p>
    <w:p w14:paraId="0A2857F2" w14:textId="2675592F" w:rsidR="00554541" w:rsidRPr="00982A91" w:rsidRDefault="00554541" w:rsidP="00982A91">
      <w:pPr>
        <w:rPr>
          <w:rFonts w:ascii="Times New Roman" w:eastAsia="Times New Roman" w:hAnsi="Times New Roman" w:cs="Times New Roman"/>
        </w:rPr>
      </w:pPr>
      <w:r w:rsidRPr="00982A91">
        <w:rPr>
          <w:rFonts w:ascii="Times New Roman" w:eastAsia="Times New Roman" w:hAnsi="Times New Roman" w:cs="Times New Roman"/>
          <w:noProof/>
        </w:rPr>
        <w:drawing>
          <wp:inline distT="0" distB="0" distL="0" distR="0" wp14:anchorId="7EEB36FD" wp14:editId="20A97CBA">
            <wp:extent cx="5098222" cy="533446"/>
            <wp:effectExtent l="0" t="0" r="7620" b="0"/>
            <wp:docPr id="476742510" name="Picture 476742510" descr="A black and white image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742510" name="Picture 1" descr="A black and white image of a mathematical equation&#10;&#10;Description automatically generated"/>
                    <pic:cNvPicPr/>
                  </pic:nvPicPr>
                  <pic:blipFill>
                    <a:blip r:embed="rId10"/>
                    <a:stretch>
                      <a:fillRect/>
                    </a:stretch>
                  </pic:blipFill>
                  <pic:spPr>
                    <a:xfrm>
                      <a:off x="0" y="0"/>
                      <a:ext cx="5098222" cy="533446"/>
                    </a:xfrm>
                    <a:prstGeom prst="rect">
                      <a:avLst/>
                    </a:prstGeom>
                  </pic:spPr>
                </pic:pic>
              </a:graphicData>
            </a:graphic>
          </wp:inline>
        </w:drawing>
      </w:r>
    </w:p>
    <w:bookmarkEnd w:id="1"/>
    <w:p w14:paraId="4266FCEA" w14:textId="11093786" w:rsidR="20AA0E2F" w:rsidRPr="00982A91" w:rsidRDefault="00C72573" w:rsidP="00982A91">
      <w:pPr>
        <w:rPr>
          <w:rFonts w:ascii="Times New Roman" w:eastAsia="Times New Roman" w:hAnsi="Times New Roman" w:cs="Times New Roman"/>
        </w:rPr>
      </w:pPr>
      <w:r w:rsidRPr="00982A91">
        <w:rPr>
          <w:rFonts w:ascii="Times New Roman" w:hAnsi="Times New Roman" w:cs="Times New Roman"/>
          <w:noProof/>
        </w:rPr>
        <w:drawing>
          <wp:inline distT="0" distB="0" distL="0" distR="0" wp14:anchorId="42A555E7" wp14:editId="5BDD5CF4">
            <wp:extent cx="2771384" cy="1685925"/>
            <wp:effectExtent l="0" t="0" r="0" b="0"/>
            <wp:docPr id="1164835977" name="Picture 1164835977" descr="A graph of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835977" name="Picture 1164835977" descr="A graph of black dot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71384" cy="1685925"/>
                    </a:xfrm>
                    <a:prstGeom prst="rect">
                      <a:avLst/>
                    </a:prstGeom>
                  </pic:spPr>
                </pic:pic>
              </a:graphicData>
            </a:graphic>
          </wp:inline>
        </w:drawing>
      </w:r>
    </w:p>
    <w:p w14:paraId="5EF5FB43" w14:textId="44BB9B4E" w:rsidR="00C72573" w:rsidRPr="00982A91" w:rsidRDefault="00C72573" w:rsidP="00982A91">
      <w:pPr>
        <w:rPr>
          <w:rFonts w:ascii="Times New Roman" w:eastAsia="Times New Roman" w:hAnsi="Times New Roman" w:cs="Times New Roman"/>
        </w:rPr>
      </w:pPr>
      <w:bookmarkStart w:id="2" w:name="Graphic_3"/>
      <w:r w:rsidRPr="00982A91">
        <w:rPr>
          <w:rFonts w:ascii="Times New Roman" w:eastAsia="Times New Roman" w:hAnsi="Times New Roman" w:cs="Times New Roman"/>
        </w:rPr>
        <w:t>Graphic 3</w:t>
      </w:r>
      <w:r w:rsidR="002B235C" w:rsidRPr="00982A91">
        <w:rPr>
          <w:rFonts w:ascii="Times New Roman" w:eastAsia="Times New Roman" w:hAnsi="Times New Roman" w:cs="Times New Roman"/>
        </w:rPr>
        <w:t xml:space="preserve"> (Checking residuals with original data)</w:t>
      </w:r>
      <w:r w:rsidRPr="00982A91">
        <w:rPr>
          <w:rFonts w:ascii="Times New Roman" w:eastAsia="Times New Roman" w:hAnsi="Times New Roman" w:cs="Times New Roman"/>
        </w:rPr>
        <w:t>:</w:t>
      </w:r>
    </w:p>
    <w:p w14:paraId="6C69B8CC" w14:textId="6C73AA9B" w:rsidR="00C56ED8" w:rsidRPr="00982A91" w:rsidRDefault="00C56ED8" w:rsidP="00982A91">
      <w:pPr>
        <w:rPr>
          <w:rFonts w:ascii="Times New Roman" w:eastAsia="Times New Roman" w:hAnsi="Times New Roman" w:cs="Times New Roman"/>
        </w:rPr>
      </w:pPr>
      <w:r w:rsidRPr="00982A91">
        <w:rPr>
          <w:rFonts w:ascii="Times New Roman" w:eastAsia="Times New Roman" w:hAnsi="Times New Roman" w:cs="Times New Roman"/>
          <w:noProof/>
        </w:rPr>
        <w:drawing>
          <wp:inline distT="0" distB="0" distL="0" distR="0" wp14:anchorId="2C64E582" wp14:editId="35C586F7">
            <wp:extent cx="5288738" cy="426757"/>
            <wp:effectExtent l="0" t="0" r="7620" b="0"/>
            <wp:docPr id="549726911" name="Picture 54972691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726911" name="Picture 1" descr="A close up of a text&#10;&#10;Description automatically generated"/>
                    <pic:cNvPicPr/>
                  </pic:nvPicPr>
                  <pic:blipFill>
                    <a:blip r:embed="rId12"/>
                    <a:stretch>
                      <a:fillRect/>
                    </a:stretch>
                  </pic:blipFill>
                  <pic:spPr>
                    <a:xfrm>
                      <a:off x="0" y="0"/>
                      <a:ext cx="5288738" cy="426757"/>
                    </a:xfrm>
                    <a:prstGeom prst="rect">
                      <a:avLst/>
                    </a:prstGeom>
                  </pic:spPr>
                </pic:pic>
              </a:graphicData>
            </a:graphic>
          </wp:inline>
        </w:drawing>
      </w:r>
    </w:p>
    <w:bookmarkEnd w:id="2"/>
    <w:p w14:paraId="21AD7644" w14:textId="169ECAE0" w:rsidR="00C72573" w:rsidRPr="00982A91" w:rsidRDefault="00C72573" w:rsidP="00982A91">
      <w:pPr>
        <w:rPr>
          <w:rFonts w:ascii="Times New Roman" w:eastAsia="Times New Roman" w:hAnsi="Times New Roman" w:cs="Times New Roman"/>
        </w:rPr>
      </w:pPr>
      <w:r w:rsidRPr="00982A91">
        <w:rPr>
          <w:rFonts w:ascii="Times New Roman" w:hAnsi="Times New Roman" w:cs="Times New Roman"/>
          <w:noProof/>
        </w:rPr>
        <w:drawing>
          <wp:inline distT="0" distB="0" distL="0" distR="0" wp14:anchorId="64D9A161" wp14:editId="0C10F450">
            <wp:extent cx="3086100" cy="1903095"/>
            <wp:effectExtent l="0" t="0" r="0" b="0"/>
            <wp:docPr id="1006943841" name="Picture 1006943841" descr="A graph of black dots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943841" name="Picture 1006943841" descr="A graph of black dots and red line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6100" cy="1903095"/>
                    </a:xfrm>
                    <a:prstGeom prst="rect">
                      <a:avLst/>
                    </a:prstGeom>
                  </pic:spPr>
                </pic:pic>
              </a:graphicData>
            </a:graphic>
          </wp:inline>
        </w:drawing>
      </w:r>
    </w:p>
    <w:p w14:paraId="4C377428" w14:textId="11C6823B" w:rsidR="00281147" w:rsidRPr="00982A91" w:rsidRDefault="00281147" w:rsidP="00982A91">
      <w:pPr>
        <w:rPr>
          <w:rFonts w:ascii="Times New Roman" w:eastAsia="Times New Roman" w:hAnsi="Times New Roman" w:cs="Times New Roman"/>
        </w:rPr>
      </w:pPr>
      <w:bookmarkStart w:id="3" w:name="Graphic_4"/>
      <w:r w:rsidRPr="00982A91">
        <w:rPr>
          <w:rFonts w:ascii="Times New Roman" w:eastAsia="Times New Roman" w:hAnsi="Times New Roman" w:cs="Times New Roman"/>
        </w:rPr>
        <w:t>Graphic 4</w:t>
      </w:r>
      <w:r w:rsidR="002B235C" w:rsidRPr="00982A91">
        <w:rPr>
          <w:rFonts w:ascii="Times New Roman" w:eastAsia="Times New Roman" w:hAnsi="Times New Roman" w:cs="Times New Roman"/>
        </w:rPr>
        <w:t xml:space="preserve"> (Checking Normality with Original Data)</w:t>
      </w:r>
      <w:r w:rsidRPr="00982A91">
        <w:rPr>
          <w:rFonts w:ascii="Times New Roman" w:eastAsia="Times New Roman" w:hAnsi="Times New Roman" w:cs="Times New Roman"/>
        </w:rPr>
        <w:t>:</w:t>
      </w:r>
    </w:p>
    <w:p w14:paraId="68E153E8" w14:textId="51C589CF" w:rsidR="00C56ED8" w:rsidRPr="00982A91" w:rsidRDefault="00C56ED8" w:rsidP="00982A91">
      <w:pPr>
        <w:rPr>
          <w:rFonts w:ascii="Times New Roman" w:eastAsia="Times New Roman" w:hAnsi="Times New Roman" w:cs="Times New Roman"/>
        </w:rPr>
      </w:pPr>
      <w:r w:rsidRPr="00982A91">
        <w:rPr>
          <w:rFonts w:ascii="Times New Roman" w:eastAsia="Times New Roman" w:hAnsi="Times New Roman" w:cs="Times New Roman"/>
          <w:noProof/>
        </w:rPr>
        <w:drawing>
          <wp:inline distT="0" distB="0" distL="0" distR="0" wp14:anchorId="2244AE88" wp14:editId="3FE85333">
            <wp:extent cx="5288738" cy="426757"/>
            <wp:effectExtent l="0" t="0" r="7620" b="0"/>
            <wp:docPr id="1853525505" name="Picture 1853525505"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525505" name="Picture 1" descr="A close up of a text&#10;&#10;Description automatically generated"/>
                    <pic:cNvPicPr/>
                  </pic:nvPicPr>
                  <pic:blipFill>
                    <a:blip r:embed="rId12"/>
                    <a:stretch>
                      <a:fillRect/>
                    </a:stretch>
                  </pic:blipFill>
                  <pic:spPr>
                    <a:xfrm>
                      <a:off x="0" y="0"/>
                      <a:ext cx="5288738" cy="426757"/>
                    </a:xfrm>
                    <a:prstGeom prst="rect">
                      <a:avLst/>
                    </a:prstGeom>
                  </pic:spPr>
                </pic:pic>
              </a:graphicData>
            </a:graphic>
          </wp:inline>
        </w:drawing>
      </w:r>
    </w:p>
    <w:bookmarkEnd w:id="3"/>
    <w:p w14:paraId="09A5DDEB" w14:textId="3B3F3C64" w:rsidR="00281147" w:rsidRPr="00982A91" w:rsidRDefault="00281147" w:rsidP="00982A91">
      <w:pPr>
        <w:rPr>
          <w:rFonts w:ascii="Times New Roman" w:eastAsia="Times New Roman" w:hAnsi="Times New Roman" w:cs="Times New Roman"/>
        </w:rPr>
      </w:pPr>
      <w:r w:rsidRPr="00982A91">
        <w:rPr>
          <w:rFonts w:ascii="Times New Roman" w:hAnsi="Times New Roman" w:cs="Times New Roman"/>
          <w:noProof/>
        </w:rPr>
        <w:drawing>
          <wp:inline distT="0" distB="0" distL="0" distR="0" wp14:anchorId="03FC8EC4" wp14:editId="0AFD9ECB">
            <wp:extent cx="3166419" cy="1952625"/>
            <wp:effectExtent l="0" t="0" r="0" b="0"/>
            <wp:docPr id="953319551" name="Picture 95331955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19551" name="Picture 953319551" descr="A graph of a graph&#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66419" cy="1952625"/>
                    </a:xfrm>
                    <a:prstGeom prst="rect">
                      <a:avLst/>
                    </a:prstGeom>
                  </pic:spPr>
                </pic:pic>
              </a:graphicData>
            </a:graphic>
          </wp:inline>
        </w:drawing>
      </w:r>
    </w:p>
    <w:p w14:paraId="7E3D27B5" w14:textId="25A39307" w:rsidR="00281147" w:rsidRPr="00982A91" w:rsidRDefault="00281147" w:rsidP="00982A91">
      <w:pPr>
        <w:rPr>
          <w:rFonts w:ascii="Times New Roman" w:eastAsia="Times New Roman" w:hAnsi="Times New Roman" w:cs="Times New Roman"/>
        </w:rPr>
      </w:pPr>
      <w:bookmarkStart w:id="4" w:name="Graphic_5"/>
      <w:r w:rsidRPr="00982A91">
        <w:rPr>
          <w:rFonts w:ascii="Times New Roman" w:eastAsia="Times New Roman" w:hAnsi="Times New Roman" w:cs="Times New Roman"/>
        </w:rPr>
        <w:t>Graphic 5</w:t>
      </w:r>
      <w:r w:rsidR="00182D82" w:rsidRPr="00982A91">
        <w:rPr>
          <w:rFonts w:ascii="Times New Roman" w:eastAsia="Times New Roman" w:hAnsi="Times New Roman" w:cs="Times New Roman"/>
        </w:rPr>
        <w:t xml:space="preserve"> (Checking Residuals and Cook’s Distance </w:t>
      </w:r>
      <w:r w:rsidR="002B235C" w:rsidRPr="00982A91">
        <w:rPr>
          <w:rFonts w:ascii="Times New Roman" w:eastAsia="Times New Roman" w:hAnsi="Times New Roman" w:cs="Times New Roman"/>
        </w:rPr>
        <w:t>of Original Data)</w:t>
      </w:r>
      <w:r w:rsidRPr="00982A91">
        <w:rPr>
          <w:rFonts w:ascii="Times New Roman" w:eastAsia="Times New Roman" w:hAnsi="Times New Roman" w:cs="Times New Roman"/>
        </w:rPr>
        <w:t>:</w:t>
      </w:r>
    </w:p>
    <w:p w14:paraId="1BA61C2F" w14:textId="5072B218" w:rsidR="00C56ED8" w:rsidRPr="00982A91" w:rsidRDefault="00C56ED8" w:rsidP="00982A91">
      <w:pPr>
        <w:rPr>
          <w:rFonts w:ascii="Times New Roman" w:eastAsia="Times New Roman" w:hAnsi="Times New Roman" w:cs="Times New Roman"/>
        </w:rPr>
      </w:pPr>
      <w:r w:rsidRPr="00982A91">
        <w:rPr>
          <w:rFonts w:ascii="Times New Roman" w:eastAsia="Times New Roman" w:hAnsi="Times New Roman" w:cs="Times New Roman"/>
          <w:noProof/>
        </w:rPr>
        <w:drawing>
          <wp:inline distT="0" distB="0" distL="0" distR="0" wp14:anchorId="5B2716DD" wp14:editId="05A4F574">
            <wp:extent cx="5288738" cy="426757"/>
            <wp:effectExtent l="0" t="0" r="7620" b="0"/>
            <wp:docPr id="635723532" name="Picture 635723532"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723532" name="Picture 1" descr="A close up of a text&#10;&#10;Description automatically generated"/>
                    <pic:cNvPicPr/>
                  </pic:nvPicPr>
                  <pic:blipFill>
                    <a:blip r:embed="rId12"/>
                    <a:stretch>
                      <a:fillRect/>
                    </a:stretch>
                  </pic:blipFill>
                  <pic:spPr>
                    <a:xfrm>
                      <a:off x="0" y="0"/>
                      <a:ext cx="5288738" cy="426757"/>
                    </a:xfrm>
                    <a:prstGeom prst="rect">
                      <a:avLst/>
                    </a:prstGeom>
                  </pic:spPr>
                </pic:pic>
              </a:graphicData>
            </a:graphic>
          </wp:inline>
        </w:drawing>
      </w:r>
    </w:p>
    <w:bookmarkEnd w:id="4"/>
    <w:p w14:paraId="46713583" w14:textId="001EBC49" w:rsidR="00281147" w:rsidRPr="00982A91" w:rsidRDefault="00281147" w:rsidP="00982A91">
      <w:pPr>
        <w:rPr>
          <w:rFonts w:ascii="Times New Roman" w:eastAsia="Times New Roman" w:hAnsi="Times New Roman" w:cs="Times New Roman"/>
        </w:rPr>
      </w:pPr>
      <w:r w:rsidRPr="00982A91">
        <w:rPr>
          <w:rFonts w:ascii="Times New Roman" w:hAnsi="Times New Roman" w:cs="Times New Roman"/>
          <w:noProof/>
        </w:rPr>
        <w:drawing>
          <wp:inline distT="0" distB="0" distL="0" distR="0" wp14:anchorId="3629D9E4" wp14:editId="7E98E175">
            <wp:extent cx="3000375" cy="1850231"/>
            <wp:effectExtent l="0" t="0" r="0" b="0"/>
            <wp:docPr id="1189272052" name="Picture 1189272052" descr="A graph of a number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272052" name="Picture 1189272052" descr="A graph of a number of lines&#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00375" cy="1850231"/>
                    </a:xfrm>
                    <a:prstGeom prst="rect">
                      <a:avLst/>
                    </a:prstGeom>
                  </pic:spPr>
                </pic:pic>
              </a:graphicData>
            </a:graphic>
          </wp:inline>
        </w:drawing>
      </w:r>
    </w:p>
    <w:p w14:paraId="45FB631D" w14:textId="3A961877" w:rsidR="00554B96" w:rsidRPr="00982A91" w:rsidRDefault="00554B96" w:rsidP="00982A91">
      <w:pPr>
        <w:rPr>
          <w:rFonts w:ascii="Times New Roman" w:eastAsia="Times New Roman" w:hAnsi="Times New Roman" w:cs="Times New Roman"/>
        </w:rPr>
      </w:pPr>
      <w:bookmarkStart w:id="5" w:name="Graphic_6"/>
      <w:r w:rsidRPr="00982A91">
        <w:rPr>
          <w:rFonts w:ascii="Times New Roman" w:eastAsia="Times New Roman" w:hAnsi="Times New Roman" w:cs="Times New Roman"/>
        </w:rPr>
        <w:t>Graphic 6</w:t>
      </w:r>
      <w:r w:rsidR="00182D82" w:rsidRPr="00982A91">
        <w:rPr>
          <w:rFonts w:ascii="Times New Roman" w:eastAsia="Times New Roman" w:hAnsi="Times New Roman" w:cs="Times New Roman"/>
        </w:rPr>
        <w:t xml:space="preserve"> (Checking Linearity of Log-Log Transformed Data)</w:t>
      </w:r>
      <w:r w:rsidRPr="00982A91">
        <w:rPr>
          <w:rFonts w:ascii="Times New Roman" w:eastAsia="Times New Roman" w:hAnsi="Times New Roman" w:cs="Times New Roman"/>
        </w:rPr>
        <w:t>:</w:t>
      </w:r>
    </w:p>
    <w:p w14:paraId="380873C9" w14:textId="580D576D" w:rsidR="001B7558" w:rsidRPr="00982A91" w:rsidRDefault="006243CA" w:rsidP="00982A91">
      <w:pPr>
        <w:rPr>
          <w:rFonts w:ascii="Times New Roman" w:eastAsia="Times New Roman" w:hAnsi="Times New Roman" w:cs="Times New Roman"/>
        </w:rPr>
      </w:pPr>
      <w:r w:rsidRPr="00982A91">
        <w:rPr>
          <w:rFonts w:ascii="Times New Roman" w:eastAsia="Times New Roman" w:hAnsi="Times New Roman" w:cs="Times New Roman"/>
          <w:noProof/>
        </w:rPr>
        <w:drawing>
          <wp:inline distT="0" distB="0" distL="0" distR="0" wp14:anchorId="12DFD66E" wp14:editId="3031E7AB">
            <wp:extent cx="5814564" cy="883997"/>
            <wp:effectExtent l="0" t="0" r="0" b="0"/>
            <wp:docPr id="1595462070" name="Picture 1595462070"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462070" name="Picture 1" descr="A close-up of a computer code&#10;&#10;Description automatically generated"/>
                    <pic:cNvPicPr/>
                  </pic:nvPicPr>
                  <pic:blipFill>
                    <a:blip r:embed="rId16"/>
                    <a:stretch>
                      <a:fillRect/>
                    </a:stretch>
                  </pic:blipFill>
                  <pic:spPr>
                    <a:xfrm>
                      <a:off x="0" y="0"/>
                      <a:ext cx="5814564" cy="883997"/>
                    </a:xfrm>
                    <a:prstGeom prst="rect">
                      <a:avLst/>
                    </a:prstGeom>
                  </pic:spPr>
                </pic:pic>
              </a:graphicData>
            </a:graphic>
          </wp:inline>
        </w:drawing>
      </w:r>
    </w:p>
    <w:bookmarkEnd w:id="5"/>
    <w:p w14:paraId="220998F1" w14:textId="4640FB74" w:rsidR="00554B96" w:rsidRPr="00982A91" w:rsidRDefault="00554B96" w:rsidP="00982A91">
      <w:pPr>
        <w:rPr>
          <w:rFonts w:ascii="Times New Roman" w:eastAsia="Times New Roman" w:hAnsi="Times New Roman" w:cs="Times New Roman"/>
        </w:rPr>
      </w:pPr>
      <w:r w:rsidRPr="00982A91">
        <w:rPr>
          <w:rFonts w:ascii="Times New Roman" w:eastAsia="Times New Roman" w:hAnsi="Times New Roman" w:cs="Times New Roman"/>
        </w:rPr>
        <w:t xml:space="preserve"> </w:t>
      </w:r>
      <w:r w:rsidRPr="00982A91">
        <w:rPr>
          <w:rFonts w:ascii="Times New Roman" w:hAnsi="Times New Roman" w:cs="Times New Roman"/>
          <w:noProof/>
        </w:rPr>
        <w:drawing>
          <wp:inline distT="0" distB="0" distL="0" distR="0" wp14:anchorId="57277954" wp14:editId="2066808E">
            <wp:extent cx="3333750" cy="2014141"/>
            <wp:effectExtent l="0" t="0" r="0" b="0"/>
            <wp:docPr id="1208683587" name="Picture 1208683587" descr="A graph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83587" name="Picture 1208683587" descr="A graph with black dot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33750" cy="2014141"/>
                    </a:xfrm>
                    <a:prstGeom prst="rect">
                      <a:avLst/>
                    </a:prstGeom>
                  </pic:spPr>
                </pic:pic>
              </a:graphicData>
            </a:graphic>
          </wp:inline>
        </w:drawing>
      </w:r>
    </w:p>
    <w:p w14:paraId="2B454CA6" w14:textId="77777777" w:rsidR="0012544D" w:rsidRPr="00982A91" w:rsidRDefault="0012544D" w:rsidP="00982A91">
      <w:pPr>
        <w:rPr>
          <w:rFonts w:ascii="Times New Roman" w:eastAsia="Times New Roman" w:hAnsi="Times New Roman" w:cs="Times New Roman"/>
        </w:rPr>
      </w:pPr>
    </w:p>
    <w:p w14:paraId="7E826004" w14:textId="3B308C7F" w:rsidR="0012544D" w:rsidRPr="00982A91" w:rsidRDefault="0012544D" w:rsidP="00982A91">
      <w:pPr>
        <w:rPr>
          <w:rFonts w:ascii="Times New Roman" w:eastAsia="Times New Roman" w:hAnsi="Times New Roman" w:cs="Times New Roman"/>
        </w:rPr>
      </w:pPr>
      <w:bookmarkStart w:id="6" w:name="Graphic_7"/>
      <w:r w:rsidRPr="00982A91">
        <w:rPr>
          <w:rFonts w:ascii="Times New Roman" w:eastAsia="Times New Roman" w:hAnsi="Times New Roman" w:cs="Times New Roman"/>
        </w:rPr>
        <w:t>Graphic 7</w:t>
      </w:r>
      <w:r w:rsidR="00B20381" w:rsidRPr="00982A91">
        <w:rPr>
          <w:rFonts w:ascii="Times New Roman" w:eastAsia="Times New Roman" w:hAnsi="Times New Roman" w:cs="Times New Roman"/>
        </w:rPr>
        <w:t xml:space="preserve"> </w:t>
      </w:r>
      <w:r w:rsidR="00264017" w:rsidRPr="00982A91">
        <w:rPr>
          <w:rFonts w:ascii="Times New Roman" w:eastAsia="Times New Roman" w:hAnsi="Times New Roman" w:cs="Times New Roman"/>
        </w:rPr>
        <w:t xml:space="preserve">(Checking </w:t>
      </w:r>
      <w:r w:rsidR="00182D82" w:rsidRPr="00982A91">
        <w:rPr>
          <w:rFonts w:ascii="Times New Roman" w:eastAsia="Times New Roman" w:hAnsi="Times New Roman" w:cs="Times New Roman"/>
        </w:rPr>
        <w:t>Residual Plot of Log-Log Transformed Data)</w:t>
      </w:r>
      <w:r w:rsidRPr="00982A91">
        <w:rPr>
          <w:rFonts w:ascii="Times New Roman" w:eastAsia="Times New Roman" w:hAnsi="Times New Roman" w:cs="Times New Roman"/>
        </w:rPr>
        <w:t xml:space="preserve">: </w:t>
      </w:r>
    </w:p>
    <w:p w14:paraId="065BCC8D" w14:textId="22020798" w:rsidR="00F00A24" w:rsidRPr="00982A91" w:rsidRDefault="004B3BE4" w:rsidP="00982A91">
      <w:pPr>
        <w:rPr>
          <w:rFonts w:ascii="Times New Roman" w:eastAsia="Times New Roman" w:hAnsi="Times New Roman" w:cs="Times New Roman"/>
        </w:rPr>
      </w:pPr>
      <w:r w:rsidRPr="00982A91">
        <w:rPr>
          <w:rFonts w:ascii="Times New Roman" w:eastAsia="Times New Roman" w:hAnsi="Times New Roman" w:cs="Times New Roman"/>
          <w:noProof/>
        </w:rPr>
        <w:drawing>
          <wp:inline distT="0" distB="0" distL="0" distR="0" wp14:anchorId="0489F38A" wp14:editId="3B50B379">
            <wp:extent cx="2133785" cy="487722"/>
            <wp:effectExtent l="0" t="0" r="0" b="7620"/>
            <wp:docPr id="180719347" name="Picture 180719347"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19347" name="Picture 1" descr="A close-up of a text&#10;&#10;Description automatically generated"/>
                    <pic:cNvPicPr/>
                  </pic:nvPicPr>
                  <pic:blipFill>
                    <a:blip r:embed="rId18"/>
                    <a:stretch>
                      <a:fillRect/>
                    </a:stretch>
                  </pic:blipFill>
                  <pic:spPr>
                    <a:xfrm>
                      <a:off x="0" y="0"/>
                      <a:ext cx="2133785" cy="487722"/>
                    </a:xfrm>
                    <a:prstGeom prst="rect">
                      <a:avLst/>
                    </a:prstGeom>
                  </pic:spPr>
                </pic:pic>
              </a:graphicData>
            </a:graphic>
          </wp:inline>
        </w:drawing>
      </w:r>
    </w:p>
    <w:bookmarkEnd w:id="6"/>
    <w:p w14:paraId="061A6DD0" w14:textId="4EB432B6" w:rsidR="49ED4F44" w:rsidRPr="00982A91" w:rsidRDefault="0012544D" w:rsidP="00982A91">
      <w:pPr>
        <w:rPr>
          <w:rFonts w:ascii="Times New Roman" w:eastAsia="Times New Roman" w:hAnsi="Times New Roman" w:cs="Times New Roman"/>
        </w:rPr>
      </w:pPr>
      <w:r w:rsidRPr="00982A91">
        <w:rPr>
          <w:rFonts w:ascii="Times New Roman" w:hAnsi="Times New Roman" w:cs="Times New Roman"/>
          <w:noProof/>
        </w:rPr>
        <w:drawing>
          <wp:inline distT="0" distB="0" distL="0" distR="0" wp14:anchorId="10C0F59C" wp14:editId="559B21BC">
            <wp:extent cx="4012406" cy="2474318"/>
            <wp:effectExtent l="0" t="0" r="0" b="0"/>
            <wp:docPr id="326288457" name="Picture 326288457" descr="A graph of a graph showing a number of black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288457" name="Picture 326288457" descr="A graph of a graph showing a number of black dots&#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4012406" cy="2474318"/>
                    </a:xfrm>
                    <a:prstGeom prst="rect">
                      <a:avLst/>
                    </a:prstGeom>
                  </pic:spPr>
                </pic:pic>
              </a:graphicData>
            </a:graphic>
          </wp:inline>
        </w:drawing>
      </w:r>
    </w:p>
    <w:p w14:paraId="32C6333B" w14:textId="014D07A1" w:rsidR="002B5241" w:rsidRPr="00982A91" w:rsidRDefault="002B5241" w:rsidP="00982A91">
      <w:pPr>
        <w:rPr>
          <w:rFonts w:ascii="Times New Roman" w:eastAsia="Times New Roman" w:hAnsi="Times New Roman" w:cs="Times New Roman"/>
        </w:rPr>
      </w:pPr>
      <w:bookmarkStart w:id="7" w:name="Graphic_8"/>
      <w:r w:rsidRPr="00982A91">
        <w:rPr>
          <w:rFonts w:ascii="Times New Roman" w:eastAsia="Times New Roman" w:hAnsi="Times New Roman" w:cs="Times New Roman"/>
        </w:rPr>
        <w:t>Graphic 8</w:t>
      </w:r>
      <w:r w:rsidR="00B20381" w:rsidRPr="00982A91">
        <w:rPr>
          <w:rFonts w:ascii="Times New Roman" w:eastAsia="Times New Roman" w:hAnsi="Times New Roman" w:cs="Times New Roman"/>
        </w:rPr>
        <w:t xml:space="preserve"> (Checking Normality on Log-Log Transformed Data)</w:t>
      </w:r>
      <w:r w:rsidRPr="00982A91">
        <w:rPr>
          <w:rFonts w:ascii="Times New Roman" w:eastAsia="Times New Roman" w:hAnsi="Times New Roman" w:cs="Times New Roman"/>
        </w:rPr>
        <w:t xml:space="preserve">: </w:t>
      </w:r>
    </w:p>
    <w:p w14:paraId="2947D40D" w14:textId="55C18206" w:rsidR="004B3BE4" w:rsidRPr="00982A91" w:rsidRDefault="004B3BE4" w:rsidP="00982A91">
      <w:pPr>
        <w:rPr>
          <w:rFonts w:ascii="Times New Roman" w:eastAsia="Times New Roman" w:hAnsi="Times New Roman" w:cs="Times New Roman"/>
        </w:rPr>
      </w:pPr>
      <w:r w:rsidRPr="00982A91">
        <w:rPr>
          <w:rFonts w:ascii="Times New Roman" w:eastAsia="Times New Roman" w:hAnsi="Times New Roman" w:cs="Times New Roman"/>
          <w:noProof/>
        </w:rPr>
        <w:drawing>
          <wp:inline distT="0" distB="0" distL="0" distR="0" wp14:anchorId="7BA5F7C4" wp14:editId="291F275F">
            <wp:extent cx="2133785" cy="487722"/>
            <wp:effectExtent l="0" t="0" r="0" b="7620"/>
            <wp:docPr id="1713096401" name="Picture 171309640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096401" name="Picture 1" descr="A close-up of a text&#10;&#10;Description automatically generated"/>
                    <pic:cNvPicPr/>
                  </pic:nvPicPr>
                  <pic:blipFill>
                    <a:blip r:embed="rId18"/>
                    <a:stretch>
                      <a:fillRect/>
                    </a:stretch>
                  </pic:blipFill>
                  <pic:spPr>
                    <a:xfrm>
                      <a:off x="0" y="0"/>
                      <a:ext cx="2133785" cy="487722"/>
                    </a:xfrm>
                    <a:prstGeom prst="rect">
                      <a:avLst/>
                    </a:prstGeom>
                  </pic:spPr>
                </pic:pic>
              </a:graphicData>
            </a:graphic>
          </wp:inline>
        </w:drawing>
      </w:r>
    </w:p>
    <w:bookmarkEnd w:id="7"/>
    <w:p w14:paraId="5E1C35A6" w14:textId="64D60817" w:rsidR="002B5241" w:rsidRPr="00982A91" w:rsidRDefault="002B5241" w:rsidP="00982A91">
      <w:pPr>
        <w:rPr>
          <w:rFonts w:ascii="Times New Roman" w:eastAsia="Times New Roman" w:hAnsi="Times New Roman" w:cs="Times New Roman"/>
        </w:rPr>
      </w:pPr>
      <w:r w:rsidRPr="00982A91">
        <w:rPr>
          <w:rFonts w:ascii="Times New Roman" w:hAnsi="Times New Roman" w:cs="Times New Roman"/>
          <w:noProof/>
        </w:rPr>
        <w:drawing>
          <wp:inline distT="0" distB="0" distL="0" distR="0" wp14:anchorId="02014535" wp14:editId="05C8B67C">
            <wp:extent cx="4262438" cy="2628503"/>
            <wp:effectExtent l="0" t="0" r="0" b="0"/>
            <wp:docPr id="1896833659" name="Picture 1896833659"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833659" name="Picture 1896833659" descr="A graph of a line&#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4262438" cy="2628503"/>
                    </a:xfrm>
                    <a:prstGeom prst="rect">
                      <a:avLst/>
                    </a:prstGeom>
                  </pic:spPr>
                </pic:pic>
              </a:graphicData>
            </a:graphic>
          </wp:inline>
        </w:drawing>
      </w:r>
    </w:p>
    <w:p w14:paraId="2D2F478F" w14:textId="496CB14D" w:rsidR="00DC26BE" w:rsidRPr="00982A91" w:rsidRDefault="00DC26BE" w:rsidP="00982A91">
      <w:pPr>
        <w:rPr>
          <w:rFonts w:ascii="Times New Roman" w:eastAsia="Times New Roman" w:hAnsi="Times New Roman" w:cs="Times New Roman"/>
        </w:rPr>
      </w:pPr>
      <w:bookmarkStart w:id="8" w:name="Graphic_9"/>
      <w:r w:rsidRPr="00982A91">
        <w:rPr>
          <w:rFonts w:ascii="Times New Roman" w:eastAsia="Times New Roman" w:hAnsi="Times New Roman" w:cs="Times New Roman"/>
        </w:rPr>
        <w:t>Graphic 9</w:t>
      </w:r>
      <w:r w:rsidR="00B20381" w:rsidRPr="00982A91">
        <w:rPr>
          <w:rFonts w:ascii="Times New Roman" w:eastAsia="Times New Roman" w:hAnsi="Times New Roman" w:cs="Times New Roman"/>
        </w:rPr>
        <w:t xml:space="preserve"> (Log-Log Transform and Model without Neighborhood Variable): </w:t>
      </w:r>
    </w:p>
    <w:p w14:paraId="1A5D7DDA" w14:textId="45C3316D" w:rsidR="0083011A" w:rsidRPr="00982A91" w:rsidRDefault="0083011A" w:rsidP="00982A91">
      <w:pPr>
        <w:rPr>
          <w:rFonts w:ascii="Times New Roman" w:eastAsia="Times New Roman" w:hAnsi="Times New Roman" w:cs="Times New Roman"/>
        </w:rPr>
      </w:pPr>
      <w:r w:rsidRPr="00982A91">
        <w:rPr>
          <w:rFonts w:ascii="Times New Roman" w:eastAsia="Times New Roman" w:hAnsi="Times New Roman" w:cs="Times New Roman"/>
          <w:noProof/>
        </w:rPr>
        <w:drawing>
          <wp:inline distT="0" distB="0" distL="0" distR="0" wp14:anchorId="6C4BED13" wp14:editId="02686963">
            <wp:extent cx="5943600" cy="1660525"/>
            <wp:effectExtent l="0" t="0" r="0" b="0"/>
            <wp:docPr id="647229951" name="Picture 64722995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229951" name="Picture 1" descr="A screen shot of a computer code&#10;&#10;Description automatically generated"/>
                    <pic:cNvPicPr/>
                  </pic:nvPicPr>
                  <pic:blipFill>
                    <a:blip r:embed="rId21"/>
                    <a:stretch>
                      <a:fillRect/>
                    </a:stretch>
                  </pic:blipFill>
                  <pic:spPr>
                    <a:xfrm>
                      <a:off x="0" y="0"/>
                      <a:ext cx="5943600" cy="1660525"/>
                    </a:xfrm>
                    <a:prstGeom prst="rect">
                      <a:avLst/>
                    </a:prstGeom>
                  </pic:spPr>
                </pic:pic>
              </a:graphicData>
            </a:graphic>
          </wp:inline>
        </w:drawing>
      </w:r>
    </w:p>
    <w:bookmarkEnd w:id="8"/>
    <w:p w14:paraId="2CDF3B94" w14:textId="0AFD5EB5" w:rsidR="00DC26BE" w:rsidRPr="00982A91" w:rsidRDefault="00DC26BE" w:rsidP="00982A91">
      <w:pPr>
        <w:rPr>
          <w:rFonts w:ascii="Times New Roman" w:eastAsia="Times New Roman" w:hAnsi="Times New Roman" w:cs="Times New Roman"/>
        </w:rPr>
      </w:pPr>
      <w:r w:rsidRPr="00982A91">
        <w:rPr>
          <w:rFonts w:ascii="Times New Roman" w:hAnsi="Times New Roman" w:cs="Times New Roman"/>
          <w:noProof/>
        </w:rPr>
        <w:drawing>
          <wp:inline distT="0" distB="0" distL="0" distR="0" wp14:anchorId="35270A3D" wp14:editId="35C0A0C0">
            <wp:extent cx="4572000" cy="2543175"/>
            <wp:effectExtent l="0" t="0" r="0" b="0"/>
            <wp:docPr id="1970193604" name="Picture 197019360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193604" name="Picture 1970193604" descr="A screenshot of a computer cod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572000" cy="2543175"/>
                    </a:xfrm>
                    <a:prstGeom prst="rect">
                      <a:avLst/>
                    </a:prstGeom>
                  </pic:spPr>
                </pic:pic>
              </a:graphicData>
            </a:graphic>
          </wp:inline>
        </w:drawing>
      </w:r>
    </w:p>
    <w:p w14:paraId="0B9DEDFB" w14:textId="48F049B1" w:rsidR="00703A7E" w:rsidRPr="00982A91" w:rsidRDefault="00703A7E" w:rsidP="00982A91">
      <w:pPr>
        <w:rPr>
          <w:rFonts w:ascii="Times New Roman" w:eastAsia="Times New Roman" w:hAnsi="Times New Roman" w:cs="Times New Roman"/>
        </w:rPr>
      </w:pPr>
      <w:bookmarkStart w:id="9" w:name="Graphic_10"/>
      <w:r w:rsidRPr="00982A91">
        <w:rPr>
          <w:rFonts w:ascii="Times New Roman" w:eastAsia="Times New Roman" w:hAnsi="Times New Roman" w:cs="Times New Roman"/>
        </w:rPr>
        <w:t>Graphic 10</w:t>
      </w:r>
      <w:r w:rsidR="00B20381" w:rsidRPr="00982A91">
        <w:rPr>
          <w:rFonts w:ascii="Times New Roman" w:eastAsia="Times New Roman" w:hAnsi="Times New Roman" w:cs="Times New Roman"/>
        </w:rPr>
        <w:t xml:space="preserve"> (Model on Log-Log Transform With Neighborhood as Indicator</w:t>
      </w:r>
      <w:proofErr w:type="gramStart"/>
      <w:r w:rsidR="00B20381" w:rsidRPr="00982A91">
        <w:rPr>
          <w:rFonts w:ascii="Times New Roman" w:eastAsia="Times New Roman" w:hAnsi="Times New Roman" w:cs="Times New Roman"/>
        </w:rPr>
        <w:t xml:space="preserve">) </w:t>
      </w:r>
      <w:r w:rsidRPr="00982A91">
        <w:rPr>
          <w:rFonts w:ascii="Times New Roman" w:eastAsia="Times New Roman" w:hAnsi="Times New Roman" w:cs="Times New Roman"/>
        </w:rPr>
        <w:t>:</w:t>
      </w:r>
      <w:proofErr w:type="gramEnd"/>
      <w:r w:rsidRPr="00982A91">
        <w:rPr>
          <w:rFonts w:ascii="Times New Roman" w:eastAsia="Times New Roman" w:hAnsi="Times New Roman" w:cs="Times New Roman"/>
        </w:rPr>
        <w:t xml:space="preserve"> </w:t>
      </w:r>
    </w:p>
    <w:p w14:paraId="22740E68" w14:textId="061728FB" w:rsidR="00B20381" w:rsidRPr="00982A91" w:rsidRDefault="00B20381" w:rsidP="00982A91">
      <w:pPr>
        <w:rPr>
          <w:rFonts w:ascii="Times New Roman" w:eastAsia="Times New Roman" w:hAnsi="Times New Roman" w:cs="Times New Roman"/>
        </w:rPr>
      </w:pPr>
      <w:r w:rsidRPr="00982A91">
        <w:rPr>
          <w:rFonts w:ascii="Times New Roman" w:eastAsia="Times New Roman" w:hAnsi="Times New Roman" w:cs="Times New Roman"/>
          <w:noProof/>
        </w:rPr>
        <w:drawing>
          <wp:inline distT="0" distB="0" distL="0" distR="0" wp14:anchorId="418BDDC1" wp14:editId="6C0564C3">
            <wp:extent cx="5943600" cy="487045"/>
            <wp:effectExtent l="0" t="0" r="0" b="8255"/>
            <wp:docPr id="1070385178" name="Picture 1070385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385178" name=""/>
                    <pic:cNvPicPr/>
                  </pic:nvPicPr>
                  <pic:blipFill>
                    <a:blip r:embed="rId23"/>
                    <a:stretch>
                      <a:fillRect/>
                    </a:stretch>
                  </pic:blipFill>
                  <pic:spPr>
                    <a:xfrm>
                      <a:off x="0" y="0"/>
                      <a:ext cx="5943600" cy="487045"/>
                    </a:xfrm>
                    <a:prstGeom prst="rect">
                      <a:avLst/>
                    </a:prstGeom>
                  </pic:spPr>
                </pic:pic>
              </a:graphicData>
            </a:graphic>
          </wp:inline>
        </w:drawing>
      </w:r>
    </w:p>
    <w:bookmarkEnd w:id="9"/>
    <w:p w14:paraId="62EDED33" w14:textId="5CB1A633" w:rsidR="00703A7E" w:rsidRPr="00982A91" w:rsidRDefault="00703A7E" w:rsidP="00982A91">
      <w:pPr>
        <w:rPr>
          <w:rFonts w:ascii="Times New Roman" w:eastAsia="Times New Roman" w:hAnsi="Times New Roman" w:cs="Times New Roman"/>
        </w:rPr>
      </w:pPr>
      <w:r w:rsidRPr="00982A91">
        <w:rPr>
          <w:rFonts w:ascii="Times New Roman" w:hAnsi="Times New Roman" w:cs="Times New Roman"/>
          <w:noProof/>
        </w:rPr>
        <w:drawing>
          <wp:inline distT="0" distB="0" distL="0" distR="0" wp14:anchorId="2641E937" wp14:editId="499CB208">
            <wp:extent cx="4041322" cy="2180630"/>
            <wp:effectExtent l="0" t="0" r="0" b="0"/>
            <wp:docPr id="1175829214" name="Picture 11758292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829214" name="Picture 1175829214"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041322" cy="2180630"/>
                    </a:xfrm>
                    <a:prstGeom prst="rect">
                      <a:avLst/>
                    </a:prstGeom>
                  </pic:spPr>
                </pic:pic>
              </a:graphicData>
            </a:graphic>
          </wp:inline>
        </w:drawing>
      </w:r>
    </w:p>
    <w:p w14:paraId="28310909" w14:textId="54A5B2DB" w:rsidR="00F67D1A" w:rsidRPr="00982A91" w:rsidRDefault="00F67D1A" w:rsidP="00982A91">
      <w:pPr>
        <w:rPr>
          <w:rFonts w:ascii="Times New Roman" w:eastAsia="Times New Roman" w:hAnsi="Times New Roman" w:cs="Times New Roman"/>
        </w:rPr>
      </w:pPr>
      <w:bookmarkStart w:id="10" w:name="Graphic_11"/>
      <w:r w:rsidRPr="00982A91">
        <w:rPr>
          <w:rFonts w:ascii="Times New Roman" w:eastAsia="Times New Roman" w:hAnsi="Times New Roman" w:cs="Times New Roman"/>
        </w:rPr>
        <w:t>Graphic 11</w:t>
      </w:r>
      <w:r w:rsidR="008857F1" w:rsidRPr="00982A91">
        <w:rPr>
          <w:rFonts w:ascii="Times New Roman" w:eastAsia="Times New Roman" w:hAnsi="Times New Roman" w:cs="Times New Roman"/>
        </w:rPr>
        <w:t xml:space="preserve"> (Model with Neighborhood as Interaction Variable for Log-Log Transformed Data)</w:t>
      </w:r>
      <w:r w:rsidRPr="00982A91">
        <w:rPr>
          <w:rFonts w:ascii="Times New Roman" w:eastAsia="Times New Roman" w:hAnsi="Times New Roman" w:cs="Times New Roman"/>
        </w:rPr>
        <w:t xml:space="preserve">: </w:t>
      </w:r>
    </w:p>
    <w:p w14:paraId="5D07BFA9" w14:textId="7E765769" w:rsidR="008857F1" w:rsidRPr="00982A91" w:rsidRDefault="008857F1" w:rsidP="00982A91">
      <w:pPr>
        <w:rPr>
          <w:rFonts w:ascii="Times New Roman" w:eastAsia="Times New Roman" w:hAnsi="Times New Roman" w:cs="Times New Roman"/>
        </w:rPr>
      </w:pPr>
      <w:r w:rsidRPr="00982A91">
        <w:rPr>
          <w:rFonts w:ascii="Times New Roman" w:eastAsia="Times New Roman" w:hAnsi="Times New Roman" w:cs="Times New Roman"/>
          <w:noProof/>
        </w:rPr>
        <w:drawing>
          <wp:inline distT="0" distB="0" distL="0" distR="0" wp14:anchorId="1D046596" wp14:editId="6E5095AB">
            <wp:extent cx="5943600" cy="916305"/>
            <wp:effectExtent l="0" t="0" r="0" b="0"/>
            <wp:docPr id="1327938244" name="Picture 1327938244"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38244" name="Picture 1" descr="A close-up of a computer screen&#10;&#10;Description automatically generated"/>
                    <pic:cNvPicPr/>
                  </pic:nvPicPr>
                  <pic:blipFill>
                    <a:blip r:embed="rId25"/>
                    <a:stretch>
                      <a:fillRect/>
                    </a:stretch>
                  </pic:blipFill>
                  <pic:spPr>
                    <a:xfrm>
                      <a:off x="0" y="0"/>
                      <a:ext cx="5943600" cy="916305"/>
                    </a:xfrm>
                    <a:prstGeom prst="rect">
                      <a:avLst/>
                    </a:prstGeom>
                  </pic:spPr>
                </pic:pic>
              </a:graphicData>
            </a:graphic>
          </wp:inline>
        </w:drawing>
      </w:r>
    </w:p>
    <w:bookmarkEnd w:id="10"/>
    <w:p w14:paraId="046EDD41" w14:textId="2C2AA70F" w:rsidR="00F67D1A" w:rsidRPr="00982A91" w:rsidRDefault="00F67D1A" w:rsidP="00982A91">
      <w:pPr>
        <w:rPr>
          <w:rFonts w:ascii="Times New Roman" w:eastAsia="Times New Roman" w:hAnsi="Times New Roman" w:cs="Times New Roman"/>
        </w:rPr>
      </w:pPr>
      <w:r w:rsidRPr="00982A91">
        <w:rPr>
          <w:rFonts w:ascii="Times New Roman" w:hAnsi="Times New Roman" w:cs="Times New Roman"/>
          <w:noProof/>
        </w:rPr>
        <w:drawing>
          <wp:inline distT="0" distB="0" distL="0" distR="0" wp14:anchorId="7B57B6DF" wp14:editId="6F0F93B4">
            <wp:extent cx="4282251" cy="2337395"/>
            <wp:effectExtent l="0" t="0" r="0" b="0"/>
            <wp:docPr id="531393502" name="Picture 53139350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393502" name="Picture 531393502"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282251" cy="2337395"/>
                    </a:xfrm>
                    <a:prstGeom prst="rect">
                      <a:avLst/>
                    </a:prstGeom>
                  </pic:spPr>
                </pic:pic>
              </a:graphicData>
            </a:graphic>
          </wp:inline>
        </w:drawing>
      </w:r>
    </w:p>
    <w:p w14:paraId="08260944" w14:textId="2F0B9B3E" w:rsidR="004620CD" w:rsidRPr="00982A91" w:rsidRDefault="004620CD" w:rsidP="00982A91">
      <w:pPr>
        <w:rPr>
          <w:rFonts w:ascii="Times New Roman" w:eastAsia="Times New Roman" w:hAnsi="Times New Roman" w:cs="Times New Roman"/>
        </w:rPr>
      </w:pPr>
      <w:bookmarkStart w:id="11" w:name="Graphic_12"/>
      <w:r w:rsidRPr="00982A91">
        <w:rPr>
          <w:rFonts w:ascii="Times New Roman" w:eastAsia="Times New Roman" w:hAnsi="Times New Roman" w:cs="Times New Roman"/>
        </w:rPr>
        <w:t>Graphic 12:</w:t>
      </w:r>
      <w:bookmarkEnd w:id="11"/>
    </w:p>
    <w:p w14:paraId="4942B8B8" w14:textId="528DFAEC" w:rsidR="003D2C89" w:rsidRPr="00982A91" w:rsidRDefault="003D2C89" w:rsidP="00982A91">
      <w:pPr>
        <w:rPr>
          <w:rFonts w:ascii="Times New Roman" w:eastAsia="Times New Roman" w:hAnsi="Times New Roman" w:cs="Times New Roman"/>
        </w:rPr>
      </w:pPr>
      <w:r w:rsidRPr="00982A91">
        <w:rPr>
          <w:rFonts w:ascii="Times New Roman" w:eastAsia="Times New Roman" w:hAnsi="Times New Roman" w:cs="Times New Roman"/>
          <w:noProof/>
        </w:rPr>
        <w:drawing>
          <wp:inline distT="0" distB="0" distL="0" distR="0" wp14:anchorId="2BE01D5B" wp14:editId="4FD2FBEE">
            <wp:extent cx="2903472" cy="441998"/>
            <wp:effectExtent l="0" t="0" r="0" b="0"/>
            <wp:docPr id="1616050843" name="Picture 1616050843"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50843" name="Picture 1" descr="A close up of a text&#10;&#10;Description automatically generated"/>
                    <pic:cNvPicPr/>
                  </pic:nvPicPr>
                  <pic:blipFill>
                    <a:blip r:embed="rId27"/>
                    <a:stretch>
                      <a:fillRect/>
                    </a:stretch>
                  </pic:blipFill>
                  <pic:spPr>
                    <a:xfrm>
                      <a:off x="0" y="0"/>
                      <a:ext cx="2903472" cy="441998"/>
                    </a:xfrm>
                    <a:prstGeom prst="rect">
                      <a:avLst/>
                    </a:prstGeom>
                  </pic:spPr>
                </pic:pic>
              </a:graphicData>
            </a:graphic>
          </wp:inline>
        </w:drawing>
      </w:r>
    </w:p>
    <w:p w14:paraId="62D59F46" w14:textId="63C08A80" w:rsidR="004620CD" w:rsidRPr="00982A91" w:rsidRDefault="00E532DA" w:rsidP="00982A91">
      <w:pPr>
        <w:rPr>
          <w:rFonts w:ascii="Times New Roman" w:eastAsia="Times New Roman" w:hAnsi="Times New Roman" w:cs="Times New Roman"/>
        </w:rPr>
      </w:pPr>
      <w:r w:rsidRPr="00982A91">
        <w:rPr>
          <w:rFonts w:ascii="Times New Roman" w:eastAsia="Times New Roman" w:hAnsi="Times New Roman" w:cs="Times New Roman"/>
          <w:noProof/>
        </w:rPr>
        <w:drawing>
          <wp:inline distT="0" distB="0" distL="0" distR="0" wp14:anchorId="6C8E2ADC" wp14:editId="250F3C60">
            <wp:extent cx="5060118" cy="1325995"/>
            <wp:effectExtent l="0" t="0" r="7620" b="7620"/>
            <wp:docPr id="1134022331" name="Picture 113402233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022331" name="Picture 1" descr="A screenshot of a computer code&#10;&#10;Description automatically generated"/>
                    <pic:cNvPicPr/>
                  </pic:nvPicPr>
                  <pic:blipFill>
                    <a:blip r:embed="rId28"/>
                    <a:stretch>
                      <a:fillRect/>
                    </a:stretch>
                  </pic:blipFill>
                  <pic:spPr>
                    <a:xfrm>
                      <a:off x="0" y="0"/>
                      <a:ext cx="5060118" cy="1325995"/>
                    </a:xfrm>
                    <a:prstGeom prst="rect">
                      <a:avLst/>
                    </a:prstGeom>
                  </pic:spPr>
                </pic:pic>
              </a:graphicData>
            </a:graphic>
          </wp:inline>
        </w:drawing>
      </w:r>
    </w:p>
    <w:p w14:paraId="5CAF42AF" w14:textId="7EFD7F1E" w:rsidR="004620CD" w:rsidRPr="00982A91" w:rsidRDefault="004620CD" w:rsidP="00982A91">
      <w:pPr>
        <w:rPr>
          <w:rFonts w:ascii="Times New Roman" w:eastAsia="Times New Roman" w:hAnsi="Times New Roman" w:cs="Times New Roman"/>
        </w:rPr>
      </w:pPr>
      <w:bookmarkStart w:id="12" w:name="Graphic_13"/>
      <w:r w:rsidRPr="00982A91">
        <w:rPr>
          <w:rFonts w:ascii="Times New Roman" w:eastAsia="Times New Roman" w:hAnsi="Times New Roman" w:cs="Times New Roman"/>
        </w:rPr>
        <w:t xml:space="preserve">Graphic 13: </w:t>
      </w:r>
    </w:p>
    <w:bookmarkEnd w:id="12"/>
    <w:p w14:paraId="2306942B" w14:textId="5B30FBE1" w:rsidR="004620CD" w:rsidRPr="00982A91" w:rsidRDefault="00C82392" w:rsidP="00982A91">
      <w:pPr>
        <w:rPr>
          <w:rFonts w:ascii="Times New Roman" w:eastAsia="Times New Roman" w:hAnsi="Times New Roman" w:cs="Times New Roman"/>
        </w:rPr>
      </w:pPr>
      <w:r w:rsidRPr="00982A91">
        <w:rPr>
          <w:rFonts w:ascii="Times New Roman" w:eastAsia="Times New Roman" w:hAnsi="Times New Roman" w:cs="Times New Roman"/>
          <w:noProof/>
        </w:rPr>
        <w:drawing>
          <wp:inline distT="0" distB="0" distL="0" distR="0" wp14:anchorId="013BD796" wp14:editId="6FCA37BB">
            <wp:extent cx="4389500" cy="396274"/>
            <wp:effectExtent l="0" t="0" r="0" b="3810"/>
            <wp:docPr id="2048392420" name="Picture 2048392420"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392420" name="Picture 1" descr="A close up of a text&#10;&#10;Description automatically generated"/>
                    <pic:cNvPicPr/>
                  </pic:nvPicPr>
                  <pic:blipFill>
                    <a:blip r:embed="rId29"/>
                    <a:stretch>
                      <a:fillRect/>
                    </a:stretch>
                  </pic:blipFill>
                  <pic:spPr>
                    <a:xfrm>
                      <a:off x="0" y="0"/>
                      <a:ext cx="4389500" cy="396274"/>
                    </a:xfrm>
                    <a:prstGeom prst="rect">
                      <a:avLst/>
                    </a:prstGeom>
                  </pic:spPr>
                </pic:pic>
              </a:graphicData>
            </a:graphic>
          </wp:inline>
        </w:drawing>
      </w:r>
    </w:p>
    <w:p w14:paraId="55EEB917" w14:textId="1BB392F3" w:rsidR="00D61844" w:rsidRPr="00982A91" w:rsidRDefault="00D61844" w:rsidP="00982A91">
      <w:pPr>
        <w:rPr>
          <w:rFonts w:ascii="Times New Roman" w:eastAsia="Times New Roman" w:hAnsi="Times New Roman" w:cs="Times New Roman"/>
        </w:rPr>
      </w:pPr>
      <w:r w:rsidRPr="00982A91">
        <w:rPr>
          <w:rFonts w:ascii="Times New Roman" w:eastAsia="Times New Roman" w:hAnsi="Times New Roman" w:cs="Times New Roman"/>
          <w:noProof/>
        </w:rPr>
        <w:drawing>
          <wp:inline distT="0" distB="0" distL="0" distR="0" wp14:anchorId="53194520" wp14:editId="0B7DB618">
            <wp:extent cx="5143946" cy="1676545"/>
            <wp:effectExtent l="0" t="0" r="0" b="0"/>
            <wp:docPr id="288857872" name="Picture 28885787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57872" name="Picture 1" descr="A screenshot of a computer code&#10;&#10;Description automatically generated"/>
                    <pic:cNvPicPr/>
                  </pic:nvPicPr>
                  <pic:blipFill>
                    <a:blip r:embed="rId30"/>
                    <a:stretch>
                      <a:fillRect/>
                    </a:stretch>
                  </pic:blipFill>
                  <pic:spPr>
                    <a:xfrm>
                      <a:off x="0" y="0"/>
                      <a:ext cx="5143946" cy="1676545"/>
                    </a:xfrm>
                    <a:prstGeom prst="rect">
                      <a:avLst/>
                    </a:prstGeom>
                  </pic:spPr>
                </pic:pic>
              </a:graphicData>
            </a:graphic>
          </wp:inline>
        </w:drawing>
      </w:r>
    </w:p>
    <w:p w14:paraId="1083CF29" w14:textId="34433548" w:rsidR="004620CD" w:rsidRPr="00982A91" w:rsidRDefault="004620CD" w:rsidP="00982A91">
      <w:pPr>
        <w:rPr>
          <w:rFonts w:ascii="Times New Roman" w:eastAsia="Times New Roman" w:hAnsi="Times New Roman" w:cs="Times New Roman"/>
        </w:rPr>
      </w:pPr>
      <w:bookmarkStart w:id="13" w:name="Graphic_14"/>
      <w:r w:rsidRPr="00982A91">
        <w:rPr>
          <w:rFonts w:ascii="Times New Roman" w:eastAsia="Times New Roman" w:hAnsi="Times New Roman" w:cs="Times New Roman"/>
        </w:rPr>
        <w:t xml:space="preserve">Graphic 14: </w:t>
      </w:r>
      <w:bookmarkEnd w:id="13"/>
    </w:p>
    <w:p w14:paraId="642AA874" w14:textId="77AE13D2" w:rsidR="00C72F4B" w:rsidRPr="00982A91" w:rsidRDefault="00C72F4B" w:rsidP="00982A91">
      <w:pPr>
        <w:rPr>
          <w:rFonts w:ascii="Times New Roman" w:eastAsia="Times New Roman" w:hAnsi="Times New Roman" w:cs="Times New Roman"/>
        </w:rPr>
      </w:pPr>
      <w:r w:rsidRPr="00982A91">
        <w:rPr>
          <w:rFonts w:ascii="Times New Roman" w:eastAsia="Times New Roman" w:hAnsi="Times New Roman" w:cs="Times New Roman"/>
          <w:noProof/>
        </w:rPr>
        <w:drawing>
          <wp:inline distT="0" distB="0" distL="0" distR="0" wp14:anchorId="6C3B6914" wp14:editId="3E3B25F8">
            <wp:extent cx="4541914" cy="342930"/>
            <wp:effectExtent l="0" t="0" r="0" b="0"/>
            <wp:docPr id="682085869" name="Picture 682085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085869" name=""/>
                    <pic:cNvPicPr/>
                  </pic:nvPicPr>
                  <pic:blipFill>
                    <a:blip r:embed="rId31"/>
                    <a:stretch>
                      <a:fillRect/>
                    </a:stretch>
                  </pic:blipFill>
                  <pic:spPr>
                    <a:xfrm>
                      <a:off x="0" y="0"/>
                      <a:ext cx="4541914" cy="342930"/>
                    </a:xfrm>
                    <a:prstGeom prst="rect">
                      <a:avLst/>
                    </a:prstGeom>
                  </pic:spPr>
                </pic:pic>
              </a:graphicData>
            </a:graphic>
          </wp:inline>
        </w:drawing>
      </w:r>
    </w:p>
    <w:p w14:paraId="2670C15B" w14:textId="6DEAC5AE" w:rsidR="004620CD" w:rsidRPr="00982A91" w:rsidRDefault="00673D9F" w:rsidP="00982A91">
      <w:pPr>
        <w:rPr>
          <w:rFonts w:ascii="Times New Roman" w:eastAsia="Times New Roman" w:hAnsi="Times New Roman" w:cs="Times New Roman"/>
        </w:rPr>
      </w:pPr>
      <w:r w:rsidRPr="00982A91">
        <w:rPr>
          <w:rFonts w:ascii="Times New Roman" w:eastAsia="Times New Roman" w:hAnsi="Times New Roman" w:cs="Times New Roman"/>
          <w:noProof/>
        </w:rPr>
        <w:drawing>
          <wp:inline distT="0" distB="0" distL="0" distR="0" wp14:anchorId="62AE9EA4" wp14:editId="6008F249">
            <wp:extent cx="4938188" cy="1432684"/>
            <wp:effectExtent l="0" t="0" r="0" b="0"/>
            <wp:docPr id="1286875626" name="Picture 128687562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875626" name="Picture 1" descr="A screenshot of a computer code&#10;&#10;Description automatically generated"/>
                    <pic:cNvPicPr/>
                  </pic:nvPicPr>
                  <pic:blipFill>
                    <a:blip r:embed="rId32"/>
                    <a:stretch>
                      <a:fillRect/>
                    </a:stretch>
                  </pic:blipFill>
                  <pic:spPr>
                    <a:xfrm>
                      <a:off x="0" y="0"/>
                      <a:ext cx="4938188" cy="1432684"/>
                    </a:xfrm>
                    <a:prstGeom prst="rect">
                      <a:avLst/>
                    </a:prstGeom>
                  </pic:spPr>
                </pic:pic>
              </a:graphicData>
            </a:graphic>
          </wp:inline>
        </w:drawing>
      </w:r>
    </w:p>
    <w:p w14:paraId="4980B4AC" w14:textId="129A08D3" w:rsidR="004620CD" w:rsidRPr="00982A91" w:rsidRDefault="004620CD" w:rsidP="00982A91">
      <w:pPr>
        <w:rPr>
          <w:rFonts w:ascii="Times New Roman" w:eastAsia="Times New Roman" w:hAnsi="Times New Roman" w:cs="Times New Roman"/>
        </w:rPr>
      </w:pPr>
      <w:bookmarkStart w:id="14" w:name="Graphic_15"/>
      <w:r w:rsidRPr="00982A91">
        <w:rPr>
          <w:rFonts w:ascii="Times New Roman" w:eastAsia="Times New Roman" w:hAnsi="Times New Roman" w:cs="Times New Roman"/>
        </w:rPr>
        <w:t>Graphic 15:</w:t>
      </w:r>
      <w:bookmarkEnd w:id="14"/>
    </w:p>
    <w:p w14:paraId="68BC985E" w14:textId="651D0CEE" w:rsidR="00BE4892" w:rsidRPr="00982A91" w:rsidRDefault="00BE4892" w:rsidP="00982A91">
      <w:pPr>
        <w:rPr>
          <w:rFonts w:ascii="Times New Roman" w:eastAsia="Times New Roman" w:hAnsi="Times New Roman" w:cs="Times New Roman"/>
        </w:rPr>
      </w:pPr>
      <w:r w:rsidRPr="00982A91">
        <w:rPr>
          <w:rFonts w:ascii="Times New Roman" w:hAnsi="Times New Roman" w:cs="Times New Roman"/>
          <w:noProof/>
        </w:rPr>
        <w:drawing>
          <wp:inline distT="0" distB="0" distL="0" distR="0" wp14:anchorId="2685EE04" wp14:editId="7B08C3F9">
            <wp:extent cx="5374822" cy="604667"/>
            <wp:effectExtent l="0" t="0" r="0" b="0"/>
            <wp:docPr id="1325625737" name="Picture 1325625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374822" cy="604667"/>
                    </a:xfrm>
                    <a:prstGeom prst="rect">
                      <a:avLst/>
                    </a:prstGeom>
                  </pic:spPr>
                </pic:pic>
              </a:graphicData>
            </a:graphic>
          </wp:inline>
        </w:drawing>
      </w:r>
    </w:p>
    <w:p w14:paraId="2F5D8B74" w14:textId="77777777" w:rsidR="00BE4892" w:rsidRPr="00982A91" w:rsidRDefault="00BE4892" w:rsidP="00982A91">
      <w:pPr>
        <w:rPr>
          <w:rFonts w:ascii="Times New Roman" w:eastAsia="Times New Roman" w:hAnsi="Times New Roman" w:cs="Times New Roman"/>
        </w:rPr>
      </w:pPr>
    </w:p>
    <w:p w14:paraId="636C0A1C" w14:textId="1872E63E" w:rsidR="00BE4892" w:rsidRPr="00982A91" w:rsidRDefault="00BE4892" w:rsidP="00982A91">
      <w:pPr>
        <w:rPr>
          <w:rFonts w:ascii="Times New Roman" w:eastAsia="Times New Roman" w:hAnsi="Times New Roman" w:cs="Times New Roman"/>
        </w:rPr>
      </w:pPr>
      <w:bookmarkStart w:id="15" w:name="Graphic_16"/>
      <w:r w:rsidRPr="00982A91">
        <w:rPr>
          <w:rFonts w:ascii="Times New Roman" w:eastAsia="Times New Roman" w:hAnsi="Times New Roman" w:cs="Times New Roman"/>
        </w:rPr>
        <w:t>Graphic 16:</w:t>
      </w:r>
    </w:p>
    <w:p w14:paraId="5EF8CA5C" w14:textId="6EE27EFA" w:rsidR="00AB5840" w:rsidRPr="00982A91" w:rsidRDefault="00AB5840" w:rsidP="00982A91">
      <w:pPr>
        <w:rPr>
          <w:rFonts w:ascii="Times New Roman" w:eastAsia="Times New Roman" w:hAnsi="Times New Roman" w:cs="Times New Roman"/>
        </w:rPr>
      </w:pPr>
      <w:r w:rsidRPr="00982A91">
        <w:rPr>
          <w:rFonts w:ascii="Times New Roman" w:hAnsi="Times New Roman" w:cs="Times New Roman"/>
          <w:noProof/>
        </w:rPr>
        <w:drawing>
          <wp:inline distT="0" distB="0" distL="0" distR="0" wp14:anchorId="022E3070" wp14:editId="4104F6A7">
            <wp:extent cx="5293178" cy="606510"/>
            <wp:effectExtent l="0" t="0" r="0" b="0"/>
            <wp:docPr id="1488072196" name="Picture 1488072196"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072196" name="Picture 1488072196" descr="A screenshot of a calenda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293178" cy="606510"/>
                    </a:xfrm>
                    <a:prstGeom prst="rect">
                      <a:avLst/>
                    </a:prstGeom>
                  </pic:spPr>
                </pic:pic>
              </a:graphicData>
            </a:graphic>
          </wp:inline>
        </w:drawing>
      </w:r>
    </w:p>
    <w:bookmarkEnd w:id="15"/>
    <w:p w14:paraId="59186743" w14:textId="77777777" w:rsidR="00BE4892" w:rsidRPr="00982A91" w:rsidRDefault="00BE4892" w:rsidP="00982A91">
      <w:pPr>
        <w:rPr>
          <w:rFonts w:ascii="Times New Roman" w:eastAsia="Times New Roman" w:hAnsi="Times New Roman" w:cs="Times New Roman"/>
        </w:rPr>
      </w:pPr>
    </w:p>
    <w:p w14:paraId="29EC03D3" w14:textId="6A9BBF64" w:rsidR="00BE4892" w:rsidRPr="00982A91" w:rsidRDefault="00BE4892" w:rsidP="00982A91">
      <w:pPr>
        <w:rPr>
          <w:rFonts w:ascii="Times New Roman" w:eastAsia="Times New Roman" w:hAnsi="Times New Roman" w:cs="Times New Roman"/>
        </w:rPr>
      </w:pPr>
      <w:bookmarkStart w:id="16" w:name="Graphic_17"/>
      <w:r w:rsidRPr="00982A91">
        <w:rPr>
          <w:rFonts w:ascii="Times New Roman" w:eastAsia="Times New Roman" w:hAnsi="Times New Roman" w:cs="Times New Roman"/>
        </w:rPr>
        <w:t>Graphic 17:</w:t>
      </w:r>
    </w:p>
    <w:bookmarkEnd w:id="16"/>
    <w:p w14:paraId="4D36539F" w14:textId="4AC89894" w:rsidR="00BE4892" w:rsidRPr="00982A91" w:rsidRDefault="00042EE8" w:rsidP="00982A91">
      <w:pPr>
        <w:rPr>
          <w:rFonts w:ascii="Times New Roman" w:eastAsia="Times New Roman" w:hAnsi="Times New Roman" w:cs="Times New Roman"/>
        </w:rPr>
      </w:pPr>
      <w:r w:rsidRPr="00982A91">
        <w:rPr>
          <w:rFonts w:ascii="Times New Roman" w:hAnsi="Times New Roman" w:cs="Times New Roman"/>
          <w:noProof/>
        </w:rPr>
        <w:drawing>
          <wp:inline distT="0" distB="0" distL="0" distR="0" wp14:anchorId="0C9239EA" wp14:editId="60C478CF">
            <wp:extent cx="4572000" cy="1438275"/>
            <wp:effectExtent l="0" t="0" r="0" b="0"/>
            <wp:docPr id="226891282" name="Picture 22689128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891282" name="Picture 226891282" descr="A screenshot of a computer cod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572000" cy="1438275"/>
                    </a:xfrm>
                    <a:prstGeom prst="rect">
                      <a:avLst/>
                    </a:prstGeom>
                  </pic:spPr>
                </pic:pic>
              </a:graphicData>
            </a:graphic>
          </wp:inline>
        </w:drawing>
      </w:r>
    </w:p>
    <w:p w14:paraId="10C82CFC" w14:textId="30A896AB" w:rsidR="00BE4892" w:rsidRPr="00982A91" w:rsidRDefault="00BE4892" w:rsidP="00982A91">
      <w:pPr>
        <w:rPr>
          <w:rFonts w:ascii="Times New Roman" w:eastAsia="Times New Roman" w:hAnsi="Times New Roman" w:cs="Times New Roman"/>
        </w:rPr>
      </w:pPr>
      <w:bookmarkStart w:id="17" w:name="Graphic_18"/>
      <w:r w:rsidRPr="00982A91">
        <w:rPr>
          <w:rFonts w:ascii="Times New Roman" w:eastAsia="Times New Roman" w:hAnsi="Times New Roman" w:cs="Times New Roman"/>
        </w:rPr>
        <w:t>Graphic 18</w:t>
      </w:r>
      <w:r w:rsidR="00AB3FE3" w:rsidRPr="00982A91">
        <w:rPr>
          <w:rFonts w:ascii="Times New Roman" w:eastAsia="Times New Roman" w:hAnsi="Times New Roman" w:cs="Times New Roman"/>
        </w:rPr>
        <w:t xml:space="preserve"> (Data transformation (Checking for Collinearity))</w:t>
      </w:r>
      <w:r w:rsidRPr="00982A91">
        <w:rPr>
          <w:rFonts w:ascii="Times New Roman" w:eastAsia="Times New Roman" w:hAnsi="Times New Roman" w:cs="Times New Roman"/>
        </w:rPr>
        <w:t>:</w:t>
      </w:r>
    </w:p>
    <w:bookmarkEnd w:id="17"/>
    <w:p w14:paraId="71E5102A" w14:textId="77777777" w:rsidR="00AB3FE3" w:rsidRPr="00982A91" w:rsidRDefault="00AB3FE3" w:rsidP="00982A91">
      <w:pPr>
        <w:jc w:val="center"/>
        <w:rPr>
          <w:rFonts w:ascii="Times New Roman" w:eastAsia="Times New Roman" w:hAnsi="Times New Roman" w:cs="Times New Roman"/>
        </w:rPr>
      </w:pPr>
      <w:r w:rsidRPr="00982A91">
        <w:rPr>
          <w:rFonts w:ascii="Times New Roman" w:hAnsi="Times New Roman" w:cs="Times New Roman"/>
          <w:noProof/>
        </w:rPr>
        <w:drawing>
          <wp:inline distT="0" distB="0" distL="0" distR="0" wp14:anchorId="7BAA0AAC" wp14:editId="48127EBD">
            <wp:extent cx="5273040" cy="3251709"/>
            <wp:effectExtent l="0" t="0" r="3810" b="6350"/>
            <wp:docPr id="1056760376" name="Picture 1056760376" descr="A graph with numbers and a tri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60376" name="Picture 1056760376" descr="A graph with numbers and a triangle&#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5275671" cy="3253331"/>
                    </a:xfrm>
                    <a:prstGeom prst="rect">
                      <a:avLst/>
                    </a:prstGeom>
                  </pic:spPr>
                </pic:pic>
              </a:graphicData>
            </a:graphic>
          </wp:inline>
        </w:drawing>
      </w:r>
    </w:p>
    <w:p w14:paraId="2EE4613E" w14:textId="71DA6105" w:rsidR="00AB3FE3" w:rsidRPr="00982A91" w:rsidRDefault="00AB3FE3" w:rsidP="00982A91">
      <w:pPr>
        <w:rPr>
          <w:rFonts w:ascii="Times New Roman" w:eastAsia="Times New Roman" w:hAnsi="Times New Roman" w:cs="Times New Roman"/>
        </w:rPr>
      </w:pPr>
      <w:bookmarkStart w:id="18" w:name="Graphic_19"/>
      <w:r w:rsidRPr="00982A91">
        <w:rPr>
          <w:rFonts w:ascii="Times New Roman" w:eastAsia="Times New Roman" w:hAnsi="Times New Roman" w:cs="Times New Roman"/>
        </w:rPr>
        <w:t>Graphic 19 Data transformation (Checking for influential points):</w:t>
      </w:r>
    </w:p>
    <w:bookmarkEnd w:id="18"/>
    <w:p w14:paraId="0A73663D" w14:textId="77777777" w:rsidR="00AB3FE3" w:rsidRPr="00982A91" w:rsidRDefault="00AB3FE3" w:rsidP="00982A91">
      <w:pPr>
        <w:rPr>
          <w:rFonts w:ascii="Times New Roman" w:eastAsia="Times New Roman" w:hAnsi="Times New Roman" w:cs="Times New Roman"/>
        </w:rPr>
      </w:pPr>
    </w:p>
    <w:p w14:paraId="0825D60E" w14:textId="77777777" w:rsidR="00AB3FE3" w:rsidRPr="00982A91" w:rsidRDefault="00AB3FE3" w:rsidP="00982A91">
      <w:pPr>
        <w:rPr>
          <w:rFonts w:ascii="Times New Roman" w:hAnsi="Times New Roman" w:cs="Times New Roman"/>
        </w:rPr>
      </w:pPr>
      <w:r w:rsidRPr="00982A91">
        <w:rPr>
          <w:rFonts w:ascii="Times New Roman" w:hAnsi="Times New Roman" w:cs="Times New Roman"/>
          <w:noProof/>
        </w:rPr>
        <w:drawing>
          <wp:inline distT="0" distB="0" distL="0" distR="0" wp14:anchorId="20862799" wp14:editId="7EDA8799">
            <wp:extent cx="3870960" cy="2387092"/>
            <wp:effectExtent l="0" t="0" r="0" b="0"/>
            <wp:docPr id="1391735556" name="Picture 1391735556" descr="A black and whit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735556" name="Picture 1391735556" descr="A black and white 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870960" cy="2387092"/>
                    </a:xfrm>
                    <a:prstGeom prst="rect">
                      <a:avLst/>
                    </a:prstGeom>
                  </pic:spPr>
                </pic:pic>
              </a:graphicData>
            </a:graphic>
          </wp:inline>
        </w:drawing>
      </w:r>
    </w:p>
    <w:p w14:paraId="14567DBF" w14:textId="7EE65EA3" w:rsidR="00C60C25" w:rsidRPr="00982A91" w:rsidRDefault="00C60C25" w:rsidP="00982A91">
      <w:pPr>
        <w:rPr>
          <w:rFonts w:ascii="Times New Roman" w:eastAsia="Times New Roman" w:hAnsi="Times New Roman" w:cs="Times New Roman"/>
        </w:rPr>
      </w:pPr>
      <w:bookmarkStart w:id="19" w:name="Graphic_20"/>
      <w:r w:rsidRPr="00982A91">
        <w:rPr>
          <w:rFonts w:ascii="Times New Roman" w:eastAsia="Times New Roman" w:hAnsi="Times New Roman" w:cs="Times New Roman"/>
        </w:rPr>
        <w:t xml:space="preserve">Graphic 20 (Residuals): </w:t>
      </w:r>
    </w:p>
    <w:bookmarkEnd w:id="19"/>
    <w:p w14:paraId="1EC03F49" w14:textId="50F2F965" w:rsidR="00AB3FE3" w:rsidRPr="00982A91" w:rsidRDefault="00C60C25" w:rsidP="00982A91">
      <w:pPr>
        <w:rPr>
          <w:rFonts w:ascii="Times New Roman" w:eastAsia="Times New Roman" w:hAnsi="Times New Roman" w:cs="Times New Roman"/>
        </w:rPr>
      </w:pPr>
      <w:r w:rsidRPr="00982A91">
        <w:rPr>
          <w:rFonts w:ascii="Times New Roman" w:hAnsi="Times New Roman" w:cs="Times New Roman"/>
          <w:noProof/>
        </w:rPr>
        <w:drawing>
          <wp:inline distT="0" distB="0" distL="0" distR="0" wp14:anchorId="71979FBB" wp14:editId="60D7C6D0">
            <wp:extent cx="4572000" cy="2819400"/>
            <wp:effectExtent l="0" t="0" r="0" b="0"/>
            <wp:docPr id="2022946320" name="Picture 2022946320" descr="A black dotted line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946320" name="Picture 2022946320" descr="A black dotted line with numbers&#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572000" cy="2819400"/>
                    </a:xfrm>
                    <a:prstGeom prst="rect">
                      <a:avLst/>
                    </a:prstGeom>
                  </pic:spPr>
                </pic:pic>
              </a:graphicData>
            </a:graphic>
          </wp:inline>
        </w:drawing>
      </w:r>
    </w:p>
    <w:p w14:paraId="0A35142B" w14:textId="5E342527" w:rsidR="00C60C25" w:rsidRPr="00982A91" w:rsidRDefault="00C60C25" w:rsidP="00982A91">
      <w:pPr>
        <w:rPr>
          <w:rFonts w:ascii="Times New Roman" w:eastAsia="Times New Roman" w:hAnsi="Times New Roman" w:cs="Times New Roman"/>
        </w:rPr>
      </w:pPr>
      <w:bookmarkStart w:id="20" w:name="Graphic_21"/>
      <w:r w:rsidRPr="00982A91">
        <w:rPr>
          <w:rFonts w:ascii="Times New Roman" w:eastAsia="Times New Roman" w:hAnsi="Times New Roman" w:cs="Times New Roman"/>
        </w:rPr>
        <w:t>Graphic 21 (QQ-plot):</w:t>
      </w:r>
    </w:p>
    <w:bookmarkEnd w:id="20"/>
    <w:p w14:paraId="6A8C5E10" w14:textId="169FC429" w:rsidR="00C60C25" w:rsidRPr="00982A91" w:rsidRDefault="00C60C25" w:rsidP="00982A91">
      <w:pPr>
        <w:rPr>
          <w:rFonts w:ascii="Times New Roman" w:eastAsia="Times New Roman" w:hAnsi="Times New Roman" w:cs="Times New Roman"/>
        </w:rPr>
      </w:pPr>
      <w:r w:rsidRPr="00982A91">
        <w:rPr>
          <w:rFonts w:ascii="Times New Roman" w:hAnsi="Times New Roman" w:cs="Times New Roman"/>
          <w:noProof/>
        </w:rPr>
        <w:drawing>
          <wp:inline distT="0" distB="0" distL="0" distR="0" wp14:anchorId="20A81231" wp14:editId="6ACEB26C">
            <wp:extent cx="4572000" cy="2819400"/>
            <wp:effectExtent l="0" t="0" r="0" b="0"/>
            <wp:docPr id="920741406" name="Picture 920741406"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41406" name="Picture 920741406" descr="A graph with a lin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572000" cy="2819400"/>
                    </a:xfrm>
                    <a:prstGeom prst="rect">
                      <a:avLst/>
                    </a:prstGeom>
                  </pic:spPr>
                </pic:pic>
              </a:graphicData>
            </a:graphic>
          </wp:inline>
        </w:drawing>
      </w:r>
    </w:p>
    <w:p w14:paraId="4B1817C8" w14:textId="5AB9A0B2" w:rsidR="00C60C25" w:rsidRPr="00982A91" w:rsidRDefault="00C60C25" w:rsidP="00982A91">
      <w:pPr>
        <w:rPr>
          <w:rFonts w:ascii="Times New Roman" w:eastAsia="Times New Roman" w:hAnsi="Times New Roman" w:cs="Times New Roman"/>
        </w:rPr>
      </w:pPr>
      <w:bookmarkStart w:id="21" w:name="Graphic_22"/>
      <w:r w:rsidRPr="00982A91">
        <w:rPr>
          <w:rFonts w:ascii="Times New Roman" w:eastAsia="Times New Roman" w:hAnsi="Times New Roman" w:cs="Times New Roman"/>
        </w:rPr>
        <w:t xml:space="preserve">Graphic 22 (Histogram): </w:t>
      </w:r>
    </w:p>
    <w:bookmarkEnd w:id="21"/>
    <w:p w14:paraId="5149A273" w14:textId="3F0E7A51" w:rsidR="00C60C25" w:rsidRPr="00982A91" w:rsidRDefault="00C60C25" w:rsidP="00982A91">
      <w:pPr>
        <w:rPr>
          <w:rFonts w:ascii="Times New Roman" w:hAnsi="Times New Roman" w:cs="Times New Roman"/>
        </w:rPr>
      </w:pPr>
      <w:r w:rsidRPr="00982A91">
        <w:rPr>
          <w:rFonts w:ascii="Times New Roman" w:hAnsi="Times New Roman" w:cs="Times New Roman"/>
          <w:noProof/>
        </w:rPr>
        <w:drawing>
          <wp:inline distT="0" distB="0" distL="0" distR="0" wp14:anchorId="10EA00B4" wp14:editId="7C29B495">
            <wp:extent cx="4572000" cy="2819400"/>
            <wp:effectExtent l="0" t="0" r="0" b="0"/>
            <wp:docPr id="1947801199" name="Picture 1947801199"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01199" name="Picture 1947801199" descr="A graph of a graph&#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4572000" cy="2819400"/>
                    </a:xfrm>
                    <a:prstGeom prst="rect">
                      <a:avLst/>
                    </a:prstGeom>
                  </pic:spPr>
                </pic:pic>
              </a:graphicData>
            </a:graphic>
          </wp:inline>
        </w:drawing>
      </w:r>
    </w:p>
    <w:p w14:paraId="0EDDBED8" w14:textId="77777777" w:rsidR="00C60C25" w:rsidRPr="00982A91" w:rsidRDefault="00C60C25" w:rsidP="00982A91">
      <w:pPr>
        <w:rPr>
          <w:rFonts w:ascii="Times New Roman" w:eastAsia="Times New Roman" w:hAnsi="Times New Roman" w:cs="Times New Roman"/>
        </w:rPr>
      </w:pPr>
    </w:p>
    <w:p w14:paraId="2DD4681F" w14:textId="3B086ECD" w:rsidR="00C60C25" w:rsidRPr="00982A91" w:rsidRDefault="00C60C25" w:rsidP="00982A91">
      <w:pPr>
        <w:rPr>
          <w:rFonts w:ascii="Times New Roman" w:eastAsia="Times New Roman" w:hAnsi="Times New Roman" w:cs="Times New Roman"/>
        </w:rPr>
      </w:pPr>
      <w:bookmarkStart w:id="22" w:name="Graphic_23"/>
      <w:r w:rsidRPr="00982A91">
        <w:rPr>
          <w:rFonts w:ascii="Times New Roman" w:eastAsia="Times New Roman" w:hAnsi="Times New Roman" w:cs="Times New Roman"/>
        </w:rPr>
        <w:t xml:space="preserve">Graphic 23 (Studentized Residual and Cooks D Plot): </w:t>
      </w:r>
    </w:p>
    <w:p w14:paraId="070F83B0" w14:textId="77777777" w:rsidR="00C60C25" w:rsidRPr="00982A91" w:rsidRDefault="00C60C25" w:rsidP="00982A91">
      <w:pPr>
        <w:rPr>
          <w:rFonts w:ascii="Times New Roman" w:hAnsi="Times New Roman" w:cs="Times New Roman"/>
        </w:rPr>
      </w:pPr>
      <w:r w:rsidRPr="00982A91">
        <w:rPr>
          <w:rFonts w:ascii="Times New Roman" w:hAnsi="Times New Roman" w:cs="Times New Roman"/>
          <w:noProof/>
        </w:rPr>
        <w:drawing>
          <wp:inline distT="0" distB="0" distL="0" distR="0" wp14:anchorId="7FD4C3E2" wp14:editId="206BC3B1">
            <wp:extent cx="4572000" cy="2819400"/>
            <wp:effectExtent l="0" t="0" r="0" b="0"/>
            <wp:docPr id="2090752865" name="Picture 2090752865"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752865" name="Picture 2090752865" descr="A diagram of a graph&#10;&#10;Description automatically generated with medium confidence"/>
                    <pic:cNvPicPr/>
                  </pic:nvPicPr>
                  <pic:blipFill>
                    <a:blip r:embed="rId41">
                      <a:extLst>
                        <a:ext uri="{28A0092B-C50C-407E-A947-70E740481C1C}">
                          <a14:useLocalDpi xmlns:a14="http://schemas.microsoft.com/office/drawing/2010/main" val="0"/>
                        </a:ext>
                      </a:extLst>
                    </a:blip>
                    <a:stretch>
                      <a:fillRect/>
                    </a:stretch>
                  </pic:blipFill>
                  <pic:spPr>
                    <a:xfrm>
                      <a:off x="0" y="0"/>
                      <a:ext cx="4572000" cy="2819400"/>
                    </a:xfrm>
                    <a:prstGeom prst="rect">
                      <a:avLst/>
                    </a:prstGeom>
                  </pic:spPr>
                </pic:pic>
              </a:graphicData>
            </a:graphic>
          </wp:inline>
        </w:drawing>
      </w:r>
      <w:r w:rsidRPr="00982A91">
        <w:rPr>
          <w:rFonts w:ascii="Times New Roman" w:hAnsi="Times New Roman" w:cs="Times New Roman"/>
          <w:noProof/>
        </w:rPr>
        <w:t xml:space="preserve"> </w:t>
      </w:r>
    </w:p>
    <w:p w14:paraId="793BA278" w14:textId="77777777" w:rsidR="00C60C25" w:rsidRPr="00982A91" w:rsidRDefault="00C60C25" w:rsidP="00982A91">
      <w:pPr>
        <w:rPr>
          <w:rFonts w:ascii="Times New Roman" w:hAnsi="Times New Roman" w:cs="Times New Roman"/>
        </w:rPr>
      </w:pPr>
      <w:r w:rsidRPr="00982A91">
        <w:rPr>
          <w:rFonts w:ascii="Times New Roman" w:hAnsi="Times New Roman" w:cs="Times New Roman"/>
          <w:noProof/>
        </w:rPr>
        <w:drawing>
          <wp:inline distT="0" distB="0" distL="0" distR="0" wp14:anchorId="613F2A40" wp14:editId="4F44C7FE">
            <wp:extent cx="4572000" cy="2819400"/>
            <wp:effectExtent l="0" t="0" r="0" b="0"/>
            <wp:docPr id="319801590" name="Picture 319801590" descr="A graph of a number of black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01590" name="Picture 319801590" descr="A graph of a number of black dots&#10;&#10;Description automatically generated with medium confidence"/>
                    <pic:cNvPicPr/>
                  </pic:nvPicPr>
                  <pic:blipFill>
                    <a:blip r:embed="rId42">
                      <a:extLst>
                        <a:ext uri="{28A0092B-C50C-407E-A947-70E740481C1C}">
                          <a14:useLocalDpi xmlns:a14="http://schemas.microsoft.com/office/drawing/2010/main" val="0"/>
                        </a:ext>
                      </a:extLst>
                    </a:blip>
                    <a:stretch>
                      <a:fillRect/>
                    </a:stretch>
                  </pic:blipFill>
                  <pic:spPr>
                    <a:xfrm>
                      <a:off x="0" y="0"/>
                      <a:ext cx="4572000" cy="2819400"/>
                    </a:xfrm>
                    <a:prstGeom prst="rect">
                      <a:avLst/>
                    </a:prstGeom>
                  </pic:spPr>
                </pic:pic>
              </a:graphicData>
            </a:graphic>
          </wp:inline>
        </w:drawing>
      </w:r>
    </w:p>
    <w:p w14:paraId="007FC9AD" w14:textId="77777777" w:rsidR="00C60C25" w:rsidRPr="00982A91" w:rsidRDefault="00C60C25" w:rsidP="00982A91">
      <w:pPr>
        <w:rPr>
          <w:rFonts w:ascii="Times New Roman" w:eastAsia="Times New Roman" w:hAnsi="Times New Roman" w:cs="Times New Roman"/>
        </w:rPr>
      </w:pPr>
    </w:p>
    <w:p w14:paraId="4E5D9500" w14:textId="4A647FC8" w:rsidR="008C33C8" w:rsidRPr="00982A91" w:rsidRDefault="00C60C25" w:rsidP="00982A91">
      <w:pPr>
        <w:rPr>
          <w:rFonts w:ascii="Times New Roman" w:eastAsia="Times New Roman" w:hAnsi="Times New Roman" w:cs="Times New Roman"/>
        </w:rPr>
      </w:pPr>
      <w:bookmarkStart w:id="23" w:name="Graphic_24"/>
      <w:bookmarkEnd w:id="22"/>
      <w:r w:rsidRPr="00982A91">
        <w:rPr>
          <w:rFonts w:ascii="Times New Roman" w:eastAsia="Times New Roman" w:hAnsi="Times New Roman" w:cs="Times New Roman"/>
        </w:rPr>
        <w:t>Graphic 24</w:t>
      </w:r>
      <w:r w:rsidR="008C33C8" w:rsidRPr="00982A91">
        <w:rPr>
          <w:rFonts w:ascii="Times New Roman" w:eastAsia="Times New Roman" w:hAnsi="Times New Roman" w:cs="Times New Roman"/>
        </w:rPr>
        <w:t xml:space="preserve"> (Residuals)</w:t>
      </w:r>
      <w:r w:rsidRPr="00982A91">
        <w:rPr>
          <w:rFonts w:ascii="Times New Roman" w:eastAsia="Times New Roman" w:hAnsi="Times New Roman" w:cs="Times New Roman"/>
        </w:rPr>
        <w:t>:</w:t>
      </w:r>
    </w:p>
    <w:p w14:paraId="67249FF0" w14:textId="4E41DA85" w:rsidR="00C60C25" w:rsidRPr="00982A91" w:rsidRDefault="00C60C25" w:rsidP="00982A91">
      <w:pPr>
        <w:rPr>
          <w:rFonts w:ascii="Times New Roman" w:eastAsia="Times New Roman" w:hAnsi="Times New Roman" w:cs="Times New Roman"/>
        </w:rPr>
      </w:pPr>
      <w:r w:rsidRPr="00982A91">
        <w:rPr>
          <w:rFonts w:ascii="Times New Roman" w:eastAsia="Times New Roman" w:hAnsi="Times New Roman" w:cs="Times New Roman"/>
        </w:rPr>
        <w:t xml:space="preserve"> </w:t>
      </w:r>
      <w:r w:rsidR="008C33C8" w:rsidRPr="00982A91">
        <w:rPr>
          <w:rFonts w:ascii="Times New Roman" w:hAnsi="Times New Roman" w:cs="Times New Roman"/>
          <w:noProof/>
        </w:rPr>
        <w:drawing>
          <wp:inline distT="0" distB="0" distL="0" distR="0" wp14:anchorId="3A1BD0CA" wp14:editId="58259D76">
            <wp:extent cx="4572000" cy="2819400"/>
            <wp:effectExtent l="0" t="0" r="0" b="0"/>
            <wp:docPr id="1197763431" name="Picture 1197763431" descr="A black dots in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763431" name="Picture 1197763431" descr="A black dots in a lin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572000" cy="2819400"/>
                    </a:xfrm>
                    <a:prstGeom prst="rect">
                      <a:avLst/>
                    </a:prstGeom>
                  </pic:spPr>
                </pic:pic>
              </a:graphicData>
            </a:graphic>
          </wp:inline>
        </w:drawing>
      </w:r>
    </w:p>
    <w:p w14:paraId="15833F8B" w14:textId="4AF588D1" w:rsidR="00C60C25" w:rsidRPr="00982A91" w:rsidRDefault="00C60C25" w:rsidP="00982A91">
      <w:pPr>
        <w:rPr>
          <w:rFonts w:ascii="Times New Roman" w:eastAsia="Times New Roman" w:hAnsi="Times New Roman" w:cs="Times New Roman"/>
        </w:rPr>
      </w:pPr>
      <w:bookmarkStart w:id="24" w:name="Graphic_25"/>
      <w:bookmarkEnd w:id="23"/>
      <w:r w:rsidRPr="00982A91">
        <w:rPr>
          <w:rFonts w:ascii="Times New Roman" w:eastAsia="Times New Roman" w:hAnsi="Times New Roman" w:cs="Times New Roman"/>
        </w:rPr>
        <w:t>Graphic 25</w:t>
      </w:r>
      <w:r w:rsidR="008C33C8" w:rsidRPr="00982A91">
        <w:rPr>
          <w:rFonts w:ascii="Times New Roman" w:eastAsia="Times New Roman" w:hAnsi="Times New Roman" w:cs="Times New Roman"/>
        </w:rPr>
        <w:t xml:space="preserve"> (QQ-Plot)</w:t>
      </w:r>
      <w:r w:rsidRPr="00982A91">
        <w:rPr>
          <w:rFonts w:ascii="Times New Roman" w:eastAsia="Times New Roman" w:hAnsi="Times New Roman" w:cs="Times New Roman"/>
        </w:rPr>
        <w:t>:</w:t>
      </w:r>
    </w:p>
    <w:p w14:paraId="27A48C3A" w14:textId="77777777" w:rsidR="008C33C8" w:rsidRPr="00982A91" w:rsidRDefault="008C33C8" w:rsidP="00982A91">
      <w:pPr>
        <w:rPr>
          <w:rFonts w:ascii="Times New Roman" w:hAnsi="Times New Roman" w:cs="Times New Roman"/>
        </w:rPr>
      </w:pPr>
      <w:r w:rsidRPr="00982A91">
        <w:rPr>
          <w:rFonts w:ascii="Times New Roman" w:hAnsi="Times New Roman" w:cs="Times New Roman"/>
        </w:rPr>
        <w:t>:</w:t>
      </w:r>
      <w:r w:rsidRPr="00982A91">
        <w:rPr>
          <w:rFonts w:ascii="Times New Roman" w:hAnsi="Times New Roman" w:cs="Times New Roman"/>
          <w:noProof/>
        </w:rPr>
        <w:drawing>
          <wp:inline distT="0" distB="0" distL="0" distR="0" wp14:anchorId="469580D8" wp14:editId="707CBDB3">
            <wp:extent cx="3552825" cy="2190909"/>
            <wp:effectExtent l="0" t="0" r="0" b="0"/>
            <wp:docPr id="949371770" name="Picture 949371770"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371770" name="Picture 949371770" descr="A graph with lines and numbers&#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552825" cy="2190909"/>
                    </a:xfrm>
                    <a:prstGeom prst="rect">
                      <a:avLst/>
                    </a:prstGeom>
                  </pic:spPr>
                </pic:pic>
              </a:graphicData>
            </a:graphic>
          </wp:inline>
        </w:drawing>
      </w:r>
      <w:bookmarkStart w:id="25" w:name="Graphic_26"/>
      <w:bookmarkEnd w:id="24"/>
    </w:p>
    <w:p w14:paraId="6970EB6D" w14:textId="593B8A8A" w:rsidR="00C60C25" w:rsidRPr="00982A91" w:rsidRDefault="00C60C25" w:rsidP="00982A91">
      <w:pPr>
        <w:rPr>
          <w:rFonts w:ascii="Times New Roman" w:eastAsia="Times New Roman" w:hAnsi="Times New Roman" w:cs="Times New Roman"/>
        </w:rPr>
      </w:pPr>
      <w:r w:rsidRPr="00982A91">
        <w:rPr>
          <w:rFonts w:ascii="Times New Roman" w:eastAsia="Times New Roman" w:hAnsi="Times New Roman" w:cs="Times New Roman"/>
        </w:rPr>
        <w:t>Graphic 26</w:t>
      </w:r>
      <w:r w:rsidR="008C33C8" w:rsidRPr="00982A91">
        <w:rPr>
          <w:rFonts w:ascii="Times New Roman" w:eastAsia="Times New Roman" w:hAnsi="Times New Roman" w:cs="Times New Roman"/>
        </w:rPr>
        <w:t xml:space="preserve"> (Histogram)</w:t>
      </w:r>
      <w:r w:rsidRPr="00982A91">
        <w:rPr>
          <w:rFonts w:ascii="Times New Roman" w:eastAsia="Times New Roman" w:hAnsi="Times New Roman" w:cs="Times New Roman"/>
        </w:rPr>
        <w:t>:</w:t>
      </w:r>
    </w:p>
    <w:p w14:paraId="31A885DD" w14:textId="161A40C7" w:rsidR="008C33C8" w:rsidRPr="00982A91" w:rsidRDefault="008C33C8" w:rsidP="00982A91">
      <w:pPr>
        <w:rPr>
          <w:rFonts w:ascii="Times New Roman" w:hAnsi="Times New Roman" w:cs="Times New Roman"/>
        </w:rPr>
      </w:pPr>
      <w:r w:rsidRPr="00982A91">
        <w:rPr>
          <w:rFonts w:ascii="Times New Roman" w:hAnsi="Times New Roman" w:cs="Times New Roman"/>
          <w:noProof/>
        </w:rPr>
        <w:drawing>
          <wp:inline distT="0" distB="0" distL="0" distR="0" wp14:anchorId="315051B2" wp14:editId="715AF260">
            <wp:extent cx="4572000" cy="2819400"/>
            <wp:effectExtent l="0" t="0" r="0" b="0"/>
            <wp:docPr id="1562935397" name="Picture 1562935397"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935397" name="Picture 1562935397" descr="A graph of a graph&#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572000" cy="2819400"/>
                    </a:xfrm>
                    <a:prstGeom prst="rect">
                      <a:avLst/>
                    </a:prstGeom>
                  </pic:spPr>
                </pic:pic>
              </a:graphicData>
            </a:graphic>
          </wp:inline>
        </w:drawing>
      </w:r>
    </w:p>
    <w:p w14:paraId="476A4EE4" w14:textId="444978C0" w:rsidR="008C33C8" w:rsidRPr="00982A91" w:rsidRDefault="00C60C25" w:rsidP="00982A91">
      <w:pPr>
        <w:rPr>
          <w:rFonts w:ascii="Times New Roman" w:eastAsia="Times New Roman" w:hAnsi="Times New Roman" w:cs="Times New Roman"/>
        </w:rPr>
      </w:pPr>
      <w:bookmarkStart w:id="26" w:name="Graphic_27"/>
      <w:bookmarkEnd w:id="25"/>
      <w:r w:rsidRPr="00982A91">
        <w:rPr>
          <w:rFonts w:ascii="Times New Roman" w:eastAsia="Times New Roman" w:hAnsi="Times New Roman" w:cs="Times New Roman"/>
        </w:rPr>
        <w:t>Graphic 27</w:t>
      </w:r>
      <w:r w:rsidR="008C33C8" w:rsidRPr="00982A91">
        <w:rPr>
          <w:rFonts w:ascii="Times New Roman" w:eastAsia="Times New Roman" w:hAnsi="Times New Roman" w:cs="Times New Roman"/>
        </w:rPr>
        <w:t xml:space="preserve"> (Cooks Plot and Studentized Residual)</w:t>
      </w:r>
      <w:r w:rsidRPr="00982A91">
        <w:rPr>
          <w:rFonts w:ascii="Times New Roman" w:eastAsia="Times New Roman" w:hAnsi="Times New Roman" w:cs="Times New Roman"/>
        </w:rPr>
        <w:t>:</w:t>
      </w:r>
    </w:p>
    <w:p w14:paraId="5461581E" w14:textId="77777777" w:rsidR="008C33C8" w:rsidRPr="00982A91" w:rsidRDefault="008C33C8" w:rsidP="00982A91">
      <w:pPr>
        <w:rPr>
          <w:rFonts w:ascii="Times New Roman" w:hAnsi="Times New Roman" w:cs="Times New Roman"/>
        </w:rPr>
      </w:pPr>
      <w:r w:rsidRPr="00982A91">
        <w:rPr>
          <w:rFonts w:ascii="Times New Roman" w:hAnsi="Times New Roman" w:cs="Times New Roman"/>
          <w:noProof/>
        </w:rPr>
        <w:drawing>
          <wp:inline distT="0" distB="0" distL="0" distR="0" wp14:anchorId="4D6FEBDA" wp14:editId="59B7F20B">
            <wp:extent cx="4572000" cy="2819400"/>
            <wp:effectExtent l="0" t="0" r="0" b="0"/>
            <wp:docPr id="1662598118" name="Picture 1662598118" descr="A graph of a numb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598118" name="Picture 1662598118" descr="A graph of a number of dots&#10;&#10;Description automatically generated with medium confidence"/>
                    <pic:cNvPicPr/>
                  </pic:nvPicPr>
                  <pic:blipFill>
                    <a:blip r:embed="rId46">
                      <a:extLst>
                        <a:ext uri="{28A0092B-C50C-407E-A947-70E740481C1C}">
                          <a14:useLocalDpi xmlns:a14="http://schemas.microsoft.com/office/drawing/2010/main" val="0"/>
                        </a:ext>
                      </a:extLst>
                    </a:blip>
                    <a:stretch>
                      <a:fillRect/>
                    </a:stretch>
                  </pic:blipFill>
                  <pic:spPr>
                    <a:xfrm>
                      <a:off x="0" y="0"/>
                      <a:ext cx="4572000" cy="2819400"/>
                    </a:xfrm>
                    <a:prstGeom prst="rect">
                      <a:avLst/>
                    </a:prstGeom>
                  </pic:spPr>
                </pic:pic>
              </a:graphicData>
            </a:graphic>
          </wp:inline>
        </w:drawing>
      </w:r>
      <w:r w:rsidRPr="00982A91">
        <w:rPr>
          <w:rFonts w:ascii="Times New Roman" w:hAnsi="Times New Roman" w:cs="Times New Roman"/>
          <w:noProof/>
        </w:rPr>
        <w:drawing>
          <wp:inline distT="0" distB="0" distL="0" distR="0" wp14:anchorId="00CD86C3" wp14:editId="67B7967E">
            <wp:extent cx="4572000" cy="2819400"/>
            <wp:effectExtent l="0" t="0" r="0" b="0"/>
            <wp:docPr id="1248177825" name="Picture 1248177825" descr="A graph of black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177825" name="Picture 1248177825" descr="A graph of black dots&#10;&#10;Description automatically generated with medium confidence"/>
                    <pic:cNvPicPr/>
                  </pic:nvPicPr>
                  <pic:blipFill>
                    <a:blip r:embed="rId47">
                      <a:extLst>
                        <a:ext uri="{28A0092B-C50C-407E-A947-70E740481C1C}">
                          <a14:useLocalDpi xmlns:a14="http://schemas.microsoft.com/office/drawing/2010/main" val="0"/>
                        </a:ext>
                      </a:extLst>
                    </a:blip>
                    <a:stretch>
                      <a:fillRect/>
                    </a:stretch>
                  </pic:blipFill>
                  <pic:spPr>
                    <a:xfrm>
                      <a:off x="0" y="0"/>
                      <a:ext cx="4572000" cy="2819400"/>
                    </a:xfrm>
                    <a:prstGeom prst="rect">
                      <a:avLst/>
                    </a:prstGeom>
                  </pic:spPr>
                </pic:pic>
              </a:graphicData>
            </a:graphic>
          </wp:inline>
        </w:drawing>
      </w:r>
    </w:p>
    <w:p w14:paraId="7DF2C36F" w14:textId="77777777" w:rsidR="00806B45" w:rsidRPr="00982A91" w:rsidRDefault="003B2E46" w:rsidP="00982A91">
      <w:pPr>
        <w:rPr>
          <w:rFonts w:ascii="Times New Roman" w:hAnsi="Times New Roman" w:cs="Times New Roman"/>
        </w:rPr>
      </w:pPr>
      <w:bookmarkStart w:id="27" w:name="Graphic_28"/>
      <w:r w:rsidRPr="00982A91">
        <w:rPr>
          <w:rFonts w:ascii="Times New Roman" w:hAnsi="Times New Roman" w:cs="Times New Roman"/>
        </w:rPr>
        <w:t>Graphic 28</w:t>
      </w:r>
      <w:r w:rsidR="00806B45" w:rsidRPr="00982A91">
        <w:rPr>
          <w:rFonts w:ascii="Times New Roman" w:hAnsi="Times New Roman" w:cs="Times New Roman"/>
        </w:rPr>
        <w:t xml:space="preserve"> (Residuals)</w:t>
      </w:r>
      <w:r w:rsidRPr="00982A91">
        <w:rPr>
          <w:rFonts w:ascii="Times New Roman" w:hAnsi="Times New Roman" w:cs="Times New Roman"/>
        </w:rPr>
        <w:t>:</w:t>
      </w:r>
    </w:p>
    <w:p w14:paraId="5B426A9A" w14:textId="7761FBB1" w:rsidR="00806B45" w:rsidRPr="00982A91" w:rsidRDefault="00806B45" w:rsidP="00982A91">
      <w:pPr>
        <w:rPr>
          <w:rFonts w:ascii="Times New Roman" w:hAnsi="Times New Roman" w:cs="Times New Roman"/>
        </w:rPr>
      </w:pPr>
      <w:r w:rsidRPr="00982A91">
        <w:rPr>
          <w:rFonts w:ascii="Times New Roman" w:hAnsi="Times New Roman" w:cs="Times New Roman"/>
          <w:noProof/>
        </w:rPr>
        <w:t xml:space="preserve"> </w:t>
      </w:r>
      <w:r w:rsidRPr="00982A91">
        <w:rPr>
          <w:rFonts w:ascii="Times New Roman" w:hAnsi="Times New Roman" w:cs="Times New Roman"/>
          <w:noProof/>
        </w:rPr>
        <w:drawing>
          <wp:inline distT="0" distB="0" distL="0" distR="0" wp14:anchorId="13A1E59E" wp14:editId="44F29B2A">
            <wp:extent cx="4572000" cy="2819400"/>
            <wp:effectExtent l="0" t="0" r="0" b="0"/>
            <wp:docPr id="640358979" name="Picture 640358979" descr="A black dots in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358979" name="Picture 640358979" descr="A black dots in a lin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572000" cy="2819400"/>
                    </a:xfrm>
                    <a:prstGeom prst="rect">
                      <a:avLst/>
                    </a:prstGeom>
                  </pic:spPr>
                </pic:pic>
              </a:graphicData>
            </a:graphic>
          </wp:inline>
        </w:drawing>
      </w:r>
    </w:p>
    <w:p w14:paraId="20491D91" w14:textId="1E007C01" w:rsidR="008C33C8" w:rsidRPr="00982A91" w:rsidRDefault="008C33C8" w:rsidP="00982A91">
      <w:pPr>
        <w:rPr>
          <w:rFonts w:ascii="Times New Roman" w:hAnsi="Times New Roman" w:cs="Times New Roman"/>
        </w:rPr>
      </w:pPr>
    </w:p>
    <w:p w14:paraId="185B6319" w14:textId="3DFA8104" w:rsidR="003B2E46" w:rsidRPr="00982A91" w:rsidRDefault="003B2E46" w:rsidP="00982A91">
      <w:pPr>
        <w:rPr>
          <w:rFonts w:ascii="Times New Roman" w:hAnsi="Times New Roman" w:cs="Times New Roman"/>
        </w:rPr>
      </w:pPr>
      <w:bookmarkStart w:id="28" w:name="Graphic_29"/>
      <w:bookmarkEnd w:id="27"/>
      <w:r w:rsidRPr="00982A91">
        <w:rPr>
          <w:rFonts w:ascii="Times New Roman" w:hAnsi="Times New Roman" w:cs="Times New Roman"/>
        </w:rPr>
        <w:t>Graphic 29</w:t>
      </w:r>
      <w:r w:rsidR="00806B45" w:rsidRPr="00982A91">
        <w:rPr>
          <w:rFonts w:ascii="Times New Roman" w:hAnsi="Times New Roman" w:cs="Times New Roman"/>
        </w:rPr>
        <w:t xml:space="preserve"> (QQ-Plot)</w:t>
      </w:r>
      <w:r w:rsidRPr="00982A91">
        <w:rPr>
          <w:rFonts w:ascii="Times New Roman" w:hAnsi="Times New Roman" w:cs="Times New Roman"/>
        </w:rPr>
        <w:t>:</w:t>
      </w:r>
    </w:p>
    <w:p w14:paraId="1623D77C" w14:textId="5AAD2F8B" w:rsidR="00806B45" w:rsidRPr="00982A91" w:rsidRDefault="00806B45" w:rsidP="00982A91">
      <w:pPr>
        <w:rPr>
          <w:rFonts w:ascii="Times New Roman" w:hAnsi="Times New Roman" w:cs="Times New Roman"/>
        </w:rPr>
      </w:pPr>
      <w:r w:rsidRPr="00982A91">
        <w:rPr>
          <w:rFonts w:ascii="Times New Roman" w:hAnsi="Times New Roman" w:cs="Times New Roman"/>
          <w:noProof/>
        </w:rPr>
        <w:drawing>
          <wp:inline distT="0" distB="0" distL="0" distR="0" wp14:anchorId="4105CD8C" wp14:editId="16AB5CD6">
            <wp:extent cx="4572000" cy="2819400"/>
            <wp:effectExtent l="0" t="0" r="0" b="0"/>
            <wp:docPr id="1262505791" name="Picture 126250579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505791" name="Picture 1262505791" descr="A graph with numbers and lines&#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572000" cy="2819400"/>
                    </a:xfrm>
                    <a:prstGeom prst="rect">
                      <a:avLst/>
                    </a:prstGeom>
                  </pic:spPr>
                </pic:pic>
              </a:graphicData>
            </a:graphic>
          </wp:inline>
        </w:drawing>
      </w:r>
    </w:p>
    <w:p w14:paraId="4D5E96F2" w14:textId="51918CB5" w:rsidR="003B2E46" w:rsidRPr="00982A91" w:rsidRDefault="003B2E46" w:rsidP="00982A91">
      <w:pPr>
        <w:rPr>
          <w:rFonts w:ascii="Times New Roman" w:hAnsi="Times New Roman" w:cs="Times New Roman"/>
        </w:rPr>
      </w:pPr>
      <w:bookmarkStart w:id="29" w:name="Graphic_30"/>
      <w:bookmarkEnd w:id="28"/>
      <w:r w:rsidRPr="00982A91">
        <w:rPr>
          <w:rFonts w:ascii="Times New Roman" w:hAnsi="Times New Roman" w:cs="Times New Roman"/>
        </w:rPr>
        <w:t>Graphic 30</w:t>
      </w:r>
      <w:r w:rsidR="00806B45" w:rsidRPr="00982A91">
        <w:rPr>
          <w:rFonts w:ascii="Times New Roman" w:hAnsi="Times New Roman" w:cs="Times New Roman"/>
        </w:rPr>
        <w:t xml:space="preserve"> (Histogram)</w:t>
      </w:r>
      <w:r w:rsidRPr="00982A91">
        <w:rPr>
          <w:rFonts w:ascii="Times New Roman" w:hAnsi="Times New Roman" w:cs="Times New Roman"/>
        </w:rPr>
        <w:t xml:space="preserve">: </w:t>
      </w:r>
    </w:p>
    <w:p w14:paraId="22DDFD29" w14:textId="6770D14F" w:rsidR="00806B45" w:rsidRPr="00982A91" w:rsidRDefault="00806B45" w:rsidP="00982A91">
      <w:pPr>
        <w:rPr>
          <w:rFonts w:ascii="Times New Roman" w:hAnsi="Times New Roman" w:cs="Times New Roman"/>
        </w:rPr>
      </w:pPr>
      <w:r w:rsidRPr="00982A91">
        <w:rPr>
          <w:rFonts w:ascii="Times New Roman" w:hAnsi="Times New Roman" w:cs="Times New Roman"/>
          <w:noProof/>
        </w:rPr>
        <w:drawing>
          <wp:inline distT="0" distB="0" distL="0" distR="0" wp14:anchorId="6E1AAB2C" wp14:editId="1025B145">
            <wp:extent cx="4572000" cy="2819400"/>
            <wp:effectExtent l="0" t="0" r="0" b="0"/>
            <wp:docPr id="1035973240" name="Picture 1035973240"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973240" name="Picture 1035973240" descr="A graph of a graph&#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4572000" cy="2819400"/>
                    </a:xfrm>
                    <a:prstGeom prst="rect">
                      <a:avLst/>
                    </a:prstGeom>
                  </pic:spPr>
                </pic:pic>
              </a:graphicData>
            </a:graphic>
          </wp:inline>
        </w:drawing>
      </w:r>
    </w:p>
    <w:p w14:paraId="3BC5137F" w14:textId="022EDF8A" w:rsidR="003B2E46" w:rsidRPr="00982A91" w:rsidRDefault="003B2E46" w:rsidP="00982A91">
      <w:pPr>
        <w:rPr>
          <w:rFonts w:ascii="Times New Roman" w:hAnsi="Times New Roman" w:cs="Times New Roman"/>
        </w:rPr>
      </w:pPr>
      <w:bookmarkStart w:id="30" w:name="Graphic_31"/>
      <w:bookmarkEnd w:id="29"/>
      <w:r w:rsidRPr="00982A91">
        <w:rPr>
          <w:rFonts w:ascii="Times New Roman" w:hAnsi="Times New Roman" w:cs="Times New Roman"/>
        </w:rPr>
        <w:t>Graphic 31</w:t>
      </w:r>
      <w:r w:rsidR="00806B45" w:rsidRPr="00982A91">
        <w:rPr>
          <w:rFonts w:ascii="Times New Roman" w:hAnsi="Times New Roman" w:cs="Times New Roman"/>
        </w:rPr>
        <w:t xml:space="preserve"> (Studentized Residuals and Cooks D)</w:t>
      </w:r>
      <w:r w:rsidRPr="00982A91">
        <w:rPr>
          <w:rFonts w:ascii="Times New Roman" w:hAnsi="Times New Roman" w:cs="Times New Roman"/>
        </w:rPr>
        <w:t>:</w:t>
      </w:r>
    </w:p>
    <w:p w14:paraId="69F966F3" w14:textId="0501B80E" w:rsidR="00806B45" w:rsidRPr="00982A91" w:rsidRDefault="00806B45" w:rsidP="00982A91">
      <w:pPr>
        <w:rPr>
          <w:rFonts w:ascii="Times New Roman" w:hAnsi="Times New Roman" w:cs="Times New Roman"/>
        </w:rPr>
      </w:pPr>
      <w:r w:rsidRPr="00982A91">
        <w:rPr>
          <w:rFonts w:ascii="Times New Roman" w:hAnsi="Times New Roman" w:cs="Times New Roman"/>
          <w:noProof/>
        </w:rPr>
        <w:drawing>
          <wp:inline distT="0" distB="0" distL="0" distR="0" wp14:anchorId="3FC27882" wp14:editId="57751BEB">
            <wp:extent cx="3009900" cy="1856105"/>
            <wp:effectExtent l="0" t="0" r="0" b="0"/>
            <wp:docPr id="1153550625" name="Picture 1153550625"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550625" name="Picture 1153550625" descr="A diagram of a graph&#10;&#10;Description automatically generated with medium confidenc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011505" cy="1857095"/>
                    </a:xfrm>
                    <a:prstGeom prst="rect">
                      <a:avLst/>
                    </a:prstGeom>
                  </pic:spPr>
                </pic:pic>
              </a:graphicData>
            </a:graphic>
          </wp:inline>
        </w:drawing>
      </w:r>
      <w:r w:rsidRPr="00982A91">
        <w:rPr>
          <w:rFonts w:ascii="Times New Roman" w:hAnsi="Times New Roman" w:cs="Times New Roman"/>
          <w:noProof/>
        </w:rPr>
        <w:drawing>
          <wp:inline distT="0" distB="0" distL="0" distR="0" wp14:anchorId="2DFEA337" wp14:editId="53FCF864">
            <wp:extent cx="2924433" cy="1803400"/>
            <wp:effectExtent l="0" t="0" r="9525" b="6350"/>
            <wp:docPr id="1314888494" name="Picture 1314888494" descr="A graph of black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888494" name="Picture 1314888494" descr="A graph of black and white lines&#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926775" cy="1804844"/>
                    </a:xfrm>
                    <a:prstGeom prst="rect">
                      <a:avLst/>
                    </a:prstGeom>
                  </pic:spPr>
                </pic:pic>
              </a:graphicData>
            </a:graphic>
          </wp:inline>
        </w:drawing>
      </w:r>
    </w:p>
    <w:p w14:paraId="5D6AB507" w14:textId="35DA4EBD" w:rsidR="003B2E46" w:rsidRPr="00982A91" w:rsidRDefault="003B2E46" w:rsidP="00982A91">
      <w:pPr>
        <w:rPr>
          <w:rFonts w:ascii="Times New Roman" w:hAnsi="Times New Roman" w:cs="Times New Roman"/>
        </w:rPr>
      </w:pPr>
      <w:bookmarkStart w:id="31" w:name="Graphic_32"/>
      <w:bookmarkEnd w:id="30"/>
      <w:r w:rsidRPr="00982A91">
        <w:rPr>
          <w:rFonts w:ascii="Times New Roman" w:hAnsi="Times New Roman" w:cs="Times New Roman"/>
        </w:rPr>
        <w:t>Graphic 32</w:t>
      </w:r>
      <w:r w:rsidR="00D25D20" w:rsidRPr="00982A91">
        <w:rPr>
          <w:rFonts w:ascii="Times New Roman" w:hAnsi="Times New Roman" w:cs="Times New Roman"/>
        </w:rPr>
        <w:t xml:space="preserve"> (Forward Selection Diagnostics)</w:t>
      </w:r>
      <w:r w:rsidRPr="00982A91">
        <w:rPr>
          <w:rFonts w:ascii="Times New Roman" w:hAnsi="Times New Roman" w:cs="Times New Roman"/>
        </w:rPr>
        <w:t>:</w:t>
      </w:r>
    </w:p>
    <w:p w14:paraId="077D2474" w14:textId="6369952A" w:rsidR="00D25D20" w:rsidRPr="00982A91" w:rsidRDefault="00D25D20" w:rsidP="00982A91">
      <w:pPr>
        <w:rPr>
          <w:rFonts w:ascii="Times New Roman" w:hAnsi="Times New Roman" w:cs="Times New Roman"/>
        </w:rPr>
      </w:pPr>
      <w:r w:rsidRPr="00982A91">
        <w:rPr>
          <w:rFonts w:ascii="Times New Roman" w:hAnsi="Times New Roman" w:cs="Times New Roman"/>
          <w:noProof/>
        </w:rPr>
        <w:drawing>
          <wp:inline distT="0" distB="0" distL="0" distR="0" wp14:anchorId="0EA91131" wp14:editId="1DA142A8">
            <wp:extent cx="2808270" cy="2082800"/>
            <wp:effectExtent l="0" t="0" r="0" b="0"/>
            <wp:docPr id="1523971647" name="Picture 1523971647" descr="A graph of a graph of a ste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971647" name="Picture 1523971647" descr="A graph of a graph of a step&#10;&#10;Description automatically generated with medium confidence"/>
                    <pic:cNvPicPr/>
                  </pic:nvPicPr>
                  <pic:blipFill>
                    <a:blip r:embed="rId53">
                      <a:extLst>
                        <a:ext uri="{28A0092B-C50C-407E-A947-70E740481C1C}">
                          <a14:useLocalDpi xmlns:a14="http://schemas.microsoft.com/office/drawing/2010/main" val="0"/>
                        </a:ext>
                      </a:extLst>
                    </a:blip>
                    <a:stretch>
                      <a:fillRect/>
                    </a:stretch>
                  </pic:blipFill>
                  <pic:spPr>
                    <a:xfrm>
                      <a:off x="0" y="0"/>
                      <a:ext cx="2808270" cy="2082800"/>
                    </a:xfrm>
                    <a:prstGeom prst="rect">
                      <a:avLst/>
                    </a:prstGeom>
                  </pic:spPr>
                </pic:pic>
              </a:graphicData>
            </a:graphic>
          </wp:inline>
        </w:drawing>
      </w:r>
      <w:r w:rsidRPr="00982A91">
        <w:rPr>
          <w:rFonts w:ascii="Times New Roman" w:hAnsi="Times New Roman" w:cs="Times New Roman"/>
          <w:noProof/>
        </w:rPr>
        <w:drawing>
          <wp:inline distT="0" distB="0" distL="0" distR="0" wp14:anchorId="700D394A" wp14:editId="422A12A5">
            <wp:extent cx="2628900" cy="1960721"/>
            <wp:effectExtent l="0" t="0" r="0" b="1905"/>
            <wp:docPr id="357858737" name="Picture 357858737"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858737" name="Picture 357858737" descr="A graph with a line&#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634942" cy="1965227"/>
                    </a:xfrm>
                    <a:prstGeom prst="rect">
                      <a:avLst/>
                    </a:prstGeom>
                  </pic:spPr>
                </pic:pic>
              </a:graphicData>
            </a:graphic>
          </wp:inline>
        </w:drawing>
      </w:r>
    </w:p>
    <w:p w14:paraId="456A96A1" w14:textId="2ACDF18C" w:rsidR="00D25D20" w:rsidRPr="00982A91" w:rsidRDefault="00D25D20" w:rsidP="00982A91">
      <w:pPr>
        <w:rPr>
          <w:rFonts w:ascii="Times New Roman" w:hAnsi="Times New Roman" w:cs="Times New Roman"/>
        </w:rPr>
      </w:pPr>
      <w:r w:rsidRPr="00982A91">
        <w:rPr>
          <w:rFonts w:ascii="Times New Roman" w:hAnsi="Times New Roman" w:cs="Times New Roman"/>
          <w:noProof/>
        </w:rPr>
        <w:drawing>
          <wp:inline distT="0" distB="0" distL="0" distR="0" wp14:anchorId="4644ACB1" wp14:editId="662E2E70">
            <wp:extent cx="2234565" cy="3505200"/>
            <wp:effectExtent l="0" t="0" r="0" b="0"/>
            <wp:docPr id="2004145556" name="Picture 200414555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145556" name="Picture 2004145556" descr="A screenshot of a computer&#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235697" cy="3506976"/>
                    </a:xfrm>
                    <a:prstGeom prst="rect">
                      <a:avLst/>
                    </a:prstGeom>
                  </pic:spPr>
                </pic:pic>
              </a:graphicData>
            </a:graphic>
          </wp:inline>
        </w:drawing>
      </w:r>
      <w:r w:rsidRPr="00982A91">
        <w:rPr>
          <w:rFonts w:ascii="Times New Roman" w:hAnsi="Times New Roman" w:cs="Times New Roman"/>
          <w:noProof/>
        </w:rPr>
        <w:drawing>
          <wp:inline distT="0" distB="0" distL="0" distR="0" wp14:anchorId="4ED3055C" wp14:editId="4882C640">
            <wp:extent cx="5511800" cy="424868"/>
            <wp:effectExtent l="0" t="0" r="0" b="0"/>
            <wp:docPr id="838198128" name="Picture 838198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511800" cy="424868"/>
                    </a:xfrm>
                    <a:prstGeom prst="rect">
                      <a:avLst/>
                    </a:prstGeom>
                  </pic:spPr>
                </pic:pic>
              </a:graphicData>
            </a:graphic>
          </wp:inline>
        </w:drawing>
      </w:r>
    </w:p>
    <w:p w14:paraId="3ABB122A" w14:textId="42953560" w:rsidR="003B2E46" w:rsidRPr="00982A91" w:rsidRDefault="003B2E46" w:rsidP="00982A91">
      <w:pPr>
        <w:rPr>
          <w:rFonts w:ascii="Times New Roman" w:hAnsi="Times New Roman" w:cs="Times New Roman"/>
        </w:rPr>
      </w:pPr>
      <w:bookmarkStart w:id="32" w:name="Graphic_33"/>
      <w:bookmarkEnd w:id="31"/>
      <w:r w:rsidRPr="00982A91">
        <w:rPr>
          <w:rFonts w:ascii="Times New Roman" w:hAnsi="Times New Roman" w:cs="Times New Roman"/>
        </w:rPr>
        <w:t>Graphic 33</w:t>
      </w:r>
      <w:r w:rsidR="008C4CB9" w:rsidRPr="00982A91">
        <w:rPr>
          <w:rFonts w:ascii="Times New Roman" w:hAnsi="Times New Roman" w:cs="Times New Roman"/>
        </w:rPr>
        <w:t xml:space="preserve"> (Backward Selection Diagnostic)</w:t>
      </w:r>
      <w:r w:rsidRPr="00982A91">
        <w:rPr>
          <w:rFonts w:ascii="Times New Roman" w:hAnsi="Times New Roman" w:cs="Times New Roman"/>
        </w:rPr>
        <w:t>:</w:t>
      </w:r>
    </w:p>
    <w:p w14:paraId="064482B7" w14:textId="5A626895" w:rsidR="008C4CB9" w:rsidRPr="00982A91" w:rsidRDefault="008C4CB9" w:rsidP="00982A91">
      <w:pPr>
        <w:rPr>
          <w:rFonts w:ascii="Times New Roman" w:hAnsi="Times New Roman" w:cs="Times New Roman"/>
        </w:rPr>
      </w:pPr>
      <w:r w:rsidRPr="00982A91">
        <w:rPr>
          <w:rFonts w:ascii="Times New Roman" w:hAnsi="Times New Roman" w:cs="Times New Roman"/>
          <w:noProof/>
        </w:rPr>
        <w:drawing>
          <wp:inline distT="0" distB="0" distL="0" distR="0" wp14:anchorId="7C2E1185" wp14:editId="776FA5FF">
            <wp:extent cx="2736980" cy="1955800"/>
            <wp:effectExtent l="0" t="0" r="6350" b="6350"/>
            <wp:docPr id="852483412" name="Picture 852483412" descr="A graph of a step and ste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483412" name="Picture 852483412" descr="A graph of a step and step&#10;&#10;Description automatically generated with medium confidence"/>
                    <pic:cNvPicPr/>
                  </pic:nvPicPr>
                  <pic:blipFill>
                    <a:blip r:embed="rId57">
                      <a:extLst>
                        <a:ext uri="{28A0092B-C50C-407E-A947-70E740481C1C}">
                          <a14:useLocalDpi xmlns:a14="http://schemas.microsoft.com/office/drawing/2010/main" val="0"/>
                        </a:ext>
                      </a:extLst>
                    </a:blip>
                    <a:stretch>
                      <a:fillRect/>
                    </a:stretch>
                  </pic:blipFill>
                  <pic:spPr>
                    <a:xfrm>
                      <a:off x="0" y="0"/>
                      <a:ext cx="2739118" cy="1957328"/>
                    </a:xfrm>
                    <a:prstGeom prst="rect">
                      <a:avLst/>
                    </a:prstGeom>
                  </pic:spPr>
                </pic:pic>
              </a:graphicData>
            </a:graphic>
          </wp:inline>
        </w:drawing>
      </w:r>
      <w:r w:rsidRPr="00982A91">
        <w:rPr>
          <w:rFonts w:ascii="Times New Roman" w:hAnsi="Times New Roman" w:cs="Times New Roman"/>
          <w:noProof/>
        </w:rPr>
        <w:drawing>
          <wp:inline distT="0" distB="0" distL="0" distR="0" wp14:anchorId="0CC17C72" wp14:editId="43BCD746">
            <wp:extent cx="2551416" cy="1892300"/>
            <wp:effectExtent l="0" t="0" r="1905" b="0"/>
            <wp:docPr id="599597479" name="Picture 599597479"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97479" name="Picture 599597479" descr="A graph with a line going up&#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552526" cy="1893123"/>
                    </a:xfrm>
                    <a:prstGeom prst="rect">
                      <a:avLst/>
                    </a:prstGeom>
                  </pic:spPr>
                </pic:pic>
              </a:graphicData>
            </a:graphic>
          </wp:inline>
        </w:drawing>
      </w:r>
    </w:p>
    <w:p w14:paraId="0D576619" w14:textId="77777777" w:rsidR="008C4CB9" w:rsidRPr="00982A91" w:rsidRDefault="008C4CB9" w:rsidP="00982A91">
      <w:pPr>
        <w:rPr>
          <w:rFonts w:ascii="Times New Roman" w:hAnsi="Times New Roman" w:cs="Times New Roman"/>
        </w:rPr>
      </w:pPr>
    </w:p>
    <w:p w14:paraId="791A28B3" w14:textId="6CF488B9" w:rsidR="008C4CB9" w:rsidRPr="00982A91" w:rsidRDefault="008C4CB9" w:rsidP="00982A91">
      <w:pPr>
        <w:rPr>
          <w:rFonts w:ascii="Times New Roman" w:hAnsi="Times New Roman" w:cs="Times New Roman"/>
        </w:rPr>
      </w:pPr>
      <w:r w:rsidRPr="00982A91">
        <w:rPr>
          <w:rFonts w:ascii="Times New Roman" w:hAnsi="Times New Roman" w:cs="Times New Roman"/>
          <w:noProof/>
        </w:rPr>
        <w:drawing>
          <wp:inline distT="0" distB="0" distL="0" distR="0" wp14:anchorId="3F6F344A" wp14:editId="181EBFD6">
            <wp:extent cx="2459144" cy="3987800"/>
            <wp:effectExtent l="0" t="0" r="0" b="0"/>
            <wp:docPr id="949560029" name="Picture 9495600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560029" name="Picture 949560029" descr="A screenshot of a computer&#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2460043" cy="3989258"/>
                    </a:xfrm>
                    <a:prstGeom prst="rect">
                      <a:avLst/>
                    </a:prstGeom>
                  </pic:spPr>
                </pic:pic>
              </a:graphicData>
            </a:graphic>
          </wp:inline>
        </w:drawing>
      </w:r>
    </w:p>
    <w:p w14:paraId="08708B14" w14:textId="01827D05" w:rsidR="008C4CB9" w:rsidRPr="00982A91" w:rsidRDefault="008C4CB9" w:rsidP="00982A91">
      <w:pPr>
        <w:rPr>
          <w:rFonts w:ascii="Times New Roman" w:hAnsi="Times New Roman" w:cs="Times New Roman"/>
        </w:rPr>
      </w:pPr>
      <w:r w:rsidRPr="00982A91">
        <w:rPr>
          <w:rFonts w:ascii="Times New Roman" w:hAnsi="Times New Roman" w:cs="Times New Roman"/>
          <w:noProof/>
        </w:rPr>
        <w:drawing>
          <wp:inline distT="0" distB="0" distL="0" distR="0" wp14:anchorId="0602E6B6" wp14:editId="17D642C8">
            <wp:extent cx="5943600" cy="445770"/>
            <wp:effectExtent l="0" t="0" r="0" b="0"/>
            <wp:docPr id="1260925023" name="Picture 1260925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5943600" cy="445770"/>
                    </a:xfrm>
                    <a:prstGeom prst="rect">
                      <a:avLst/>
                    </a:prstGeom>
                  </pic:spPr>
                </pic:pic>
              </a:graphicData>
            </a:graphic>
          </wp:inline>
        </w:drawing>
      </w:r>
    </w:p>
    <w:p w14:paraId="3442456E" w14:textId="44A3637C" w:rsidR="003B2E46" w:rsidRPr="00982A91" w:rsidRDefault="003B2E46" w:rsidP="00982A91">
      <w:pPr>
        <w:rPr>
          <w:rFonts w:ascii="Times New Roman" w:hAnsi="Times New Roman" w:cs="Times New Roman"/>
        </w:rPr>
      </w:pPr>
      <w:bookmarkStart w:id="33" w:name="Graphic_34"/>
      <w:bookmarkEnd w:id="32"/>
      <w:r w:rsidRPr="00982A91">
        <w:rPr>
          <w:rFonts w:ascii="Times New Roman" w:hAnsi="Times New Roman" w:cs="Times New Roman"/>
        </w:rPr>
        <w:t>Graphic 34</w:t>
      </w:r>
      <w:r w:rsidR="008C4CB9" w:rsidRPr="00982A91">
        <w:rPr>
          <w:rFonts w:ascii="Times New Roman" w:hAnsi="Times New Roman" w:cs="Times New Roman"/>
        </w:rPr>
        <w:t xml:space="preserve"> (Stepwise Diagnostics)</w:t>
      </w:r>
      <w:r w:rsidRPr="00982A91">
        <w:rPr>
          <w:rFonts w:ascii="Times New Roman" w:hAnsi="Times New Roman" w:cs="Times New Roman"/>
        </w:rPr>
        <w:t xml:space="preserve">: </w:t>
      </w:r>
    </w:p>
    <w:p w14:paraId="1BB1BC79" w14:textId="77777777" w:rsidR="008C4CB9" w:rsidRPr="00982A91" w:rsidRDefault="008C4CB9" w:rsidP="00982A91">
      <w:pPr>
        <w:rPr>
          <w:rFonts w:ascii="Times New Roman" w:eastAsia="Times New Roman" w:hAnsi="Times New Roman" w:cs="Times New Roman"/>
        </w:rPr>
      </w:pPr>
    </w:p>
    <w:p w14:paraId="0C982F13" w14:textId="77777777" w:rsidR="008C4CB9" w:rsidRPr="00982A91" w:rsidRDefault="008C4CB9" w:rsidP="00982A91">
      <w:pPr>
        <w:rPr>
          <w:rFonts w:ascii="Times New Roman" w:hAnsi="Times New Roman" w:cs="Times New Roman"/>
        </w:rPr>
      </w:pPr>
      <w:r w:rsidRPr="00982A91">
        <w:rPr>
          <w:rFonts w:ascii="Times New Roman" w:hAnsi="Times New Roman" w:cs="Times New Roman"/>
          <w:noProof/>
        </w:rPr>
        <w:drawing>
          <wp:inline distT="0" distB="0" distL="0" distR="0" wp14:anchorId="0CD60821" wp14:editId="6E134490">
            <wp:extent cx="2996629" cy="2222500"/>
            <wp:effectExtent l="0" t="0" r="0" b="6350"/>
            <wp:docPr id="679035118" name="Picture 679035118"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035118" name="Picture 679035118" descr="A graph of a graph of a graph&#10;&#10;Description automatically generated with medium confidence"/>
                    <pic:cNvPicPr/>
                  </pic:nvPicPr>
                  <pic:blipFill>
                    <a:blip r:embed="rId61">
                      <a:extLst>
                        <a:ext uri="{28A0092B-C50C-407E-A947-70E740481C1C}">
                          <a14:useLocalDpi xmlns:a14="http://schemas.microsoft.com/office/drawing/2010/main" val="0"/>
                        </a:ext>
                      </a:extLst>
                    </a:blip>
                    <a:stretch>
                      <a:fillRect/>
                    </a:stretch>
                  </pic:blipFill>
                  <pic:spPr>
                    <a:xfrm>
                      <a:off x="0" y="0"/>
                      <a:ext cx="3004724" cy="2228504"/>
                    </a:xfrm>
                    <a:prstGeom prst="rect">
                      <a:avLst/>
                    </a:prstGeom>
                  </pic:spPr>
                </pic:pic>
              </a:graphicData>
            </a:graphic>
          </wp:inline>
        </w:drawing>
      </w:r>
      <w:r w:rsidRPr="00982A91">
        <w:rPr>
          <w:rFonts w:ascii="Times New Roman" w:hAnsi="Times New Roman" w:cs="Times New Roman"/>
          <w:noProof/>
        </w:rPr>
        <w:drawing>
          <wp:inline distT="0" distB="0" distL="0" distR="0" wp14:anchorId="21B4607A" wp14:editId="277D72C0">
            <wp:extent cx="2888462" cy="2184400"/>
            <wp:effectExtent l="0" t="0" r="7620" b="6350"/>
            <wp:docPr id="92771803" name="Picture 9277180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71803" name="Picture 92771803" descr="A graph with a line&#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888462" cy="2184400"/>
                    </a:xfrm>
                    <a:prstGeom prst="rect">
                      <a:avLst/>
                    </a:prstGeom>
                  </pic:spPr>
                </pic:pic>
              </a:graphicData>
            </a:graphic>
          </wp:inline>
        </w:drawing>
      </w:r>
    </w:p>
    <w:p w14:paraId="7D24C00E" w14:textId="45529975" w:rsidR="008C4CB9" w:rsidRPr="00982A91" w:rsidRDefault="008C4CB9" w:rsidP="00982A91">
      <w:pPr>
        <w:rPr>
          <w:rFonts w:ascii="Times New Roman" w:hAnsi="Times New Roman" w:cs="Times New Roman"/>
        </w:rPr>
      </w:pPr>
      <w:r w:rsidRPr="00982A91">
        <w:rPr>
          <w:rFonts w:ascii="Times New Roman" w:hAnsi="Times New Roman" w:cs="Times New Roman"/>
          <w:noProof/>
        </w:rPr>
        <w:drawing>
          <wp:inline distT="0" distB="0" distL="0" distR="0" wp14:anchorId="55441832" wp14:editId="30611C84">
            <wp:extent cx="2743200" cy="4572000"/>
            <wp:effectExtent l="0" t="0" r="0" b="0"/>
            <wp:docPr id="1112980525" name="Picture 11129805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980525" name="Picture 1112980525" descr="A screenshot of a computer&#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2743200" cy="4572000"/>
                    </a:xfrm>
                    <a:prstGeom prst="rect">
                      <a:avLst/>
                    </a:prstGeom>
                  </pic:spPr>
                </pic:pic>
              </a:graphicData>
            </a:graphic>
          </wp:inline>
        </w:drawing>
      </w:r>
    </w:p>
    <w:p w14:paraId="3AEF7821" w14:textId="0FE757F8" w:rsidR="003B2E46" w:rsidRPr="00982A91" w:rsidRDefault="003B2E46" w:rsidP="00982A91">
      <w:pPr>
        <w:rPr>
          <w:rFonts w:ascii="Times New Roman" w:hAnsi="Times New Roman" w:cs="Times New Roman"/>
        </w:rPr>
      </w:pPr>
      <w:bookmarkStart w:id="34" w:name="Graphic_35"/>
      <w:bookmarkEnd w:id="33"/>
      <w:r w:rsidRPr="00982A91">
        <w:rPr>
          <w:rFonts w:ascii="Times New Roman" w:hAnsi="Times New Roman" w:cs="Times New Roman"/>
        </w:rPr>
        <w:t>Graphic 35</w:t>
      </w:r>
      <w:r w:rsidR="00646A29" w:rsidRPr="00982A91">
        <w:rPr>
          <w:rFonts w:ascii="Times New Roman" w:hAnsi="Times New Roman" w:cs="Times New Roman"/>
        </w:rPr>
        <w:t xml:space="preserve"> (Residuals)</w:t>
      </w:r>
      <w:r w:rsidRPr="00982A91">
        <w:rPr>
          <w:rFonts w:ascii="Times New Roman" w:hAnsi="Times New Roman" w:cs="Times New Roman"/>
        </w:rPr>
        <w:t>:</w:t>
      </w:r>
    </w:p>
    <w:p w14:paraId="6C11F6E7" w14:textId="38F8A771" w:rsidR="00646A29" w:rsidRPr="00982A91" w:rsidRDefault="00646A29" w:rsidP="00982A91">
      <w:pPr>
        <w:rPr>
          <w:rFonts w:ascii="Times New Roman" w:hAnsi="Times New Roman" w:cs="Times New Roman"/>
        </w:rPr>
      </w:pPr>
      <w:r w:rsidRPr="00982A91">
        <w:rPr>
          <w:rFonts w:ascii="Times New Roman" w:hAnsi="Times New Roman" w:cs="Times New Roman"/>
          <w:noProof/>
        </w:rPr>
        <w:drawing>
          <wp:inline distT="0" distB="0" distL="0" distR="0" wp14:anchorId="363C68A7" wp14:editId="468796E6">
            <wp:extent cx="4572000" cy="2819400"/>
            <wp:effectExtent l="0" t="0" r="0" b="0"/>
            <wp:docPr id="917568313" name="Picture 917568313" descr="A black dot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568313" name="Picture 917568313" descr="A black dots and numbers&#10;&#10;Description automatically generated with medium confidence"/>
                    <pic:cNvPicPr/>
                  </pic:nvPicPr>
                  <pic:blipFill>
                    <a:blip r:embed="rId64">
                      <a:extLst>
                        <a:ext uri="{28A0092B-C50C-407E-A947-70E740481C1C}">
                          <a14:useLocalDpi xmlns:a14="http://schemas.microsoft.com/office/drawing/2010/main" val="0"/>
                        </a:ext>
                      </a:extLst>
                    </a:blip>
                    <a:stretch>
                      <a:fillRect/>
                    </a:stretch>
                  </pic:blipFill>
                  <pic:spPr>
                    <a:xfrm>
                      <a:off x="0" y="0"/>
                      <a:ext cx="4572000" cy="2819400"/>
                    </a:xfrm>
                    <a:prstGeom prst="rect">
                      <a:avLst/>
                    </a:prstGeom>
                  </pic:spPr>
                </pic:pic>
              </a:graphicData>
            </a:graphic>
          </wp:inline>
        </w:drawing>
      </w:r>
    </w:p>
    <w:p w14:paraId="721588DF" w14:textId="16C82F99" w:rsidR="003B2E46" w:rsidRPr="00982A91" w:rsidRDefault="003B2E46" w:rsidP="00982A91">
      <w:pPr>
        <w:rPr>
          <w:rFonts w:ascii="Times New Roman" w:hAnsi="Times New Roman" w:cs="Times New Roman"/>
        </w:rPr>
      </w:pPr>
      <w:bookmarkStart w:id="35" w:name="Graphic_36"/>
      <w:bookmarkEnd w:id="34"/>
      <w:r w:rsidRPr="00982A91">
        <w:rPr>
          <w:rFonts w:ascii="Times New Roman" w:hAnsi="Times New Roman" w:cs="Times New Roman"/>
        </w:rPr>
        <w:t>Graphic 36</w:t>
      </w:r>
      <w:r w:rsidR="00646A29" w:rsidRPr="00982A91">
        <w:rPr>
          <w:rFonts w:ascii="Times New Roman" w:hAnsi="Times New Roman" w:cs="Times New Roman"/>
        </w:rPr>
        <w:t xml:space="preserve"> (QQ-Plot)</w:t>
      </w:r>
      <w:r w:rsidRPr="00982A91">
        <w:rPr>
          <w:rFonts w:ascii="Times New Roman" w:hAnsi="Times New Roman" w:cs="Times New Roman"/>
        </w:rPr>
        <w:t>:</w:t>
      </w:r>
    </w:p>
    <w:p w14:paraId="0BD950B2" w14:textId="085C5CD2" w:rsidR="00646A29" w:rsidRPr="00982A91" w:rsidRDefault="00646A29" w:rsidP="00982A91">
      <w:pPr>
        <w:rPr>
          <w:rFonts w:ascii="Times New Roman" w:hAnsi="Times New Roman" w:cs="Times New Roman"/>
        </w:rPr>
      </w:pPr>
      <w:r w:rsidRPr="00982A91">
        <w:rPr>
          <w:rFonts w:ascii="Times New Roman" w:hAnsi="Times New Roman" w:cs="Times New Roman"/>
          <w:noProof/>
        </w:rPr>
        <w:drawing>
          <wp:inline distT="0" distB="0" distL="0" distR="0" wp14:anchorId="5A6196DD" wp14:editId="6CE58D6D">
            <wp:extent cx="4572000" cy="2819400"/>
            <wp:effectExtent l="0" t="0" r="0" b="0"/>
            <wp:docPr id="1068240243" name="Picture 1068240243"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240243" name="Picture 1068240243" descr="A graph of a line&#10;&#10;Description automatically generated with medium confidence"/>
                    <pic:cNvPicPr/>
                  </pic:nvPicPr>
                  <pic:blipFill>
                    <a:blip r:embed="rId65">
                      <a:extLst>
                        <a:ext uri="{28A0092B-C50C-407E-A947-70E740481C1C}">
                          <a14:useLocalDpi xmlns:a14="http://schemas.microsoft.com/office/drawing/2010/main" val="0"/>
                        </a:ext>
                      </a:extLst>
                    </a:blip>
                    <a:stretch>
                      <a:fillRect/>
                    </a:stretch>
                  </pic:blipFill>
                  <pic:spPr>
                    <a:xfrm>
                      <a:off x="0" y="0"/>
                      <a:ext cx="4572000" cy="2819400"/>
                    </a:xfrm>
                    <a:prstGeom prst="rect">
                      <a:avLst/>
                    </a:prstGeom>
                  </pic:spPr>
                </pic:pic>
              </a:graphicData>
            </a:graphic>
          </wp:inline>
        </w:drawing>
      </w:r>
    </w:p>
    <w:p w14:paraId="4DDBE3A5" w14:textId="4AD848C9" w:rsidR="00646A29" w:rsidRPr="00982A91" w:rsidRDefault="00646A29" w:rsidP="00982A91">
      <w:pPr>
        <w:rPr>
          <w:rFonts w:ascii="Times New Roman" w:hAnsi="Times New Roman" w:cs="Times New Roman"/>
        </w:rPr>
      </w:pPr>
      <w:bookmarkStart w:id="36" w:name="Graphic_37"/>
      <w:r w:rsidRPr="00982A91">
        <w:rPr>
          <w:rFonts w:ascii="Times New Roman" w:hAnsi="Times New Roman" w:cs="Times New Roman"/>
        </w:rPr>
        <w:t>Graphic 37 (Histogram):</w:t>
      </w:r>
    </w:p>
    <w:bookmarkEnd w:id="36"/>
    <w:p w14:paraId="7E1BABA4" w14:textId="3AF22AE3" w:rsidR="00646A29" w:rsidRPr="00982A91" w:rsidRDefault="00646A29" w:rsidP="00982A91">
      <w:pPr>
        <w:rPr>
          <w:rFonts w:ascii="Times New Roman" w:hAnsi="Times New Roman" w:cs="Times New Roman"/>
        </w:rPr>
      </w:pPr>
      <w:r w:rsidRPr="00982A91">
        <w:rPr>
          <w:rFonts w:ascii="Times New Roman" w:hAnsi="Times New Roman" w:cs="Times New Roman"/>
          <w:noProof/>
        </w:rPr>
        <w:drawing>
          <wp:inline distT="0" distB="0" distL="0" distR="0" wp14:anchorId="776418A8" wp14:editId="5612EF33">
            <wp:extent cx="4572000" cy="2819400"/>
            <wp:effectExtent l="0" t="0" r="0" b="0"/>
            <wp:docPr id="916050930" name="Picture 916050930"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50930" name="Picture 916050930" descr="A graph with blue bars&#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4572000" cy="2819400"/>
                    </a:xfrm>
                    <a:prstGeom prst="rect">
                      <a:avLst/>
                    </a:prstGeom>
                  </pic:spPr>
                </pic:pic>
              </a:graphicData>
            </a:graphic>
          </wp:inline>
        </w:drawing>
      </w:r>
    </w:p>
    <w:p w14:paraId="4514226A" w14:textId="10D6A130" w:rsidR="00646A29" w:rsidRPr="00982A91" w:rsidRDefault="00646A29" w:rsidP="00982A91">
      <w:pPr>
        <w:rPr>
          <w:rFonts w:ascii="Times New Roman" w:hAnsi="Times New Roman" w:cs="Times New Roman"/>
        </w:rPr>
      </w:pPr>
      <w:bookmarkStart w:id="37" w:name="Graphic_38"/>
      <w:r w:rsidRPr="00982A91">
        <w:rPr>
          <w:rFonts w:ascii="Times New Roman" w:hAnsi="Times New Roman" w:cs="Times New Roman"/>
        </w:rPr>
        <w:t>Graphic 38 (Studentized Residual and Cook’s D</w:t>
      </w:r>
      <w:proofErr w:type="gramStart"/>
      <w:r w:rsidRPr="00982A91">
        <w:rPr>
          <w:rFonts w:ascii="Times New Roman" w:hAnsi="Times New Roman" w:cs="Times New Roman"/>
        </w:rPr>
        <w:t>) :</w:t>
      </w:r>
      <w:proofErr w:type="gramEnd"/>
      <w:r w:rsidRPr="00982A91">
        <w:rPr>
          <w:rFonts w:ascii="Times New Roman" w:hAnsi="Times New Roman" w:cs="Times New Roman"/>
        </w:rPr>
        <w:t xml:space="preserve"> </w:t>
      </w:r>
    </w:p>
    <w:bookmarkEnd w:id="37"/>
    <w:p w14:paraId="54B887B7" w14:textId="6FA4E90E" w:rsidR="00646A29" w:rsidRPr="00982A91" w:rsidRDefault="00646A29" w:rsidP="00982A91">
      <w:pPr>
        <w:rPr>
          <w:rFonts w:ascii="Times New Roman" w:hAnsi="Times New Roman" w:cs="Times New Roman"/>
        </w:rPr>
      </w:pPr>
    </w:p>
    <w:p w14:paraId="463B688C" w14:textId="51F6A276" w:rsidR="00646A29" w:rsidRPr="00982A91" w:rsidRDefault="00646A29" w:rsidP="00982A91">
      <w:pPr>
        <w:rPr>
          <w:rFonts w:ascii="Times New Roman" w:hAnsi="Times New Roman" w:cs="Times New Roman"/>
        </w:rPr>
      </w:pPr>
      <w:r w:rsidRPr="00982A91">
        <w:rPr>
          <w:rFonts w:ascii="Times New Roman" w:hAnsi="Times New Roman" w:cs="Times New Roman"/>
          <w:noProof/>
        </w:rPr>
        <w:drawing>
          <wp:inline distT="0" distB="0" distL="0" distR="0" wp14:anchorId="218264AA" wp14:editId="009650F0">
            <wp:extent cx="2945026" cy="1816100"/>
            <wp:effectExtent l="0" t="0" r="8255" b="0"/>
            <wp:docPr id="1299952044" name="Picture 1299952044"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952044" name="Picture 1299952044" descr="A diagram of a graph&#10;&#10;Description automatically generated with medium confidenc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947665" cy="1817728"/>
                    </a:xfrm>
                    <a:prstGeom prst="rect">
                      <a:avLst/>
                    </a:prstGeom>
                  </pic:spPr>
                </pic:pic>
              </a:graphicData>
            </a:graphic>
          </wp:inline>
        </w:drawing>
      </w:r>
      <w:r w:rsidRPr="00982A91">
        <w:rPr>
          <w:rFonts w:ascii="Times New Roman" w:hAnsi="Times New Roman" w:cs="Times New Roman"/>
          <w:noProof/>
        </w:rPr>
        <w:drawing>
          <wp:inline distT="0" distB="0" distL="0" distR="0" wp14:anchorId="56A2153F" wp14:editId="39D2B231">
            <wp:extent cx="2400300" cy="1480185"/>
            <wp:effectExtent l="0" t="0" r="0" b="5715"/>
            <wp:docPr id="1802399619" name="Picture 1802399619" descr="A black and whit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399619" name="Picture 1802399619" descr="A black and white diagram&#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404861" cy="1482998"/>
                    </a:xfrm>
                    <a:prstGeom prst="rect">
                      <a:avLst/>
                    </a:prstGeom>
                  </pic:spPr>
                </pic:pic>
              </a:graphicData>
            </a:graphic>
          </wp:inline>
        </w:drawing>
      </w:r>
    </w:p>
    <w:bookmarkEnd w:id="35"/>
    <w:p w14:paraId="357E6831" w14:textId="77777777" w:rsidR="008C33C8" w:rsidRPr="00982A91" w:rsidRDefault="008C33C8" w:rsidP="00982A91">
      <w:pPr>
        <w:rPr>
          <w:rFonts w:ascii="Times New Roman" w:eastAsia="Times New Roman" w:hAnsi="Times New Roman" w:cs="Times New Roman"/>
        </w:rPr>
      </w:pPr>
    </w:p>
    <w:p w14:paraId="08E92509" w14:textId="57CCF8D7" w:rsidR="00C60C25" w:rsidRPr="00982A91" w:rsidRDefault="00646A29" w:rsidP="00982A91">
      <w:pPr>
        <w:rPr>
          <w:rFonts w:ascii="Times New Roman" w:eastAsia="Times New Roman" w:hAnsi="Times New Roman" w:cs="Times New Roman"/>
        </w:rPr>
      </w:pPr>
      <w:bookmarkStart w:id="38" w:name="Graphic_39"/>
      <w:bookmarkEnd w:id="26"/>
      <w:r w:rsidRPr="00982A91">
        <w:rPr>
          <w:rFonts w:ascii="Times New Roman" w:eastAsia="Times New Roman" w:hAnsi="Times New Roman" w:cs="Times New Roman"/>
        </w:rPr>
        <w:t>Graphic 39</w:t>
      </w:r>
      <w:r w:rsidR="00D67604" w:rsidRPr="00982A91">
        <w:rPr>
          <w:rFonts w:ascii="Times New Roman" w:eastAsia="Times New Roman" w:hAnsi="Times New Roman" w:cs="Times New Roman"/>
        </w:rPr>
        <w:t xml:space="preserve"> (Custom Model Parameter Estimate)</w:t>
      </w:r>
      <w:r w:rsidRPr="00982A91">
        <w:rPr>
          <w:rFonts w:ascii="Times New Roman" w:eastAsia="Times New Roman" w:hAnsi="Times New Roman" w:cs="Times New Roman"/>
        </w:rPr>
        <w:t>:</w:t>
      </w:r>
    </w:p>
    <w:p w14:paraId="76BF2F18" w14:textId="77777777" w:rsidR="00D67604" w:rsidRPr="00982A91" w:rsidRDefault="00D67604" w:rsidP="00982A91">
      <w:pPr>
        <w:rPr>
          <w:rFonts w:ascii="Times New Roman" w:hAnsi="Times New Roman" w:cs="Times New Roman"/>
        </w:rPr>
      </w:pPr>
      <w:r w:rsidRPr="00982A91">
        <w:rPr>
          <w:rFonts w:ascii="Times New Roman" w:hAnsi="Times New Roman" w:cs="Times New Roman"/>
          <w:noProof/>
        </w:rPr>
        <w:drawing>
          <wp:inline distT="0" distB="0" distL="0" distR="0" wp14:anchorId="7E65A9B9" wp14:editId="091AE448">
            <wp:extent cx="3670300" cy="886989"/>
            <wp:effectExtent l="0" t="0" r="6350" b="8890"/>
            <wp:docPr id="469694071" name="Picture 46969407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694071" name="Picture 469694071" descr="A black and white text&#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3687909" cy="891245"/>
                    </a:xfrm>
                    <a:prstGeom prst="rect">
                      <a:avLst/>
                    </a:prstGeom>
                  </pic:spPr>
                </pic:pic>
              </a:graphicData>
            </a:graphic>
          </wp:inline>
        </w:drawing>
      </w:r>
    </w:p>
    <w:p w14:paraId="1F7EA33B" w14:textId="77777777" w:rsidR="00D67604" w:rsidRPr="00982A91" w:rsidRDefault="00D67604" w:rsidP="00982A91">
      <w:pPr>
        <w:rPr>
          <w:rFonts w:ascii="Times New Roman" w:hAnsi="Times New Roman" w:cs="Times New Roman"/>
        </w:rPr>
      </w:pPr>
      <w:r w:rsidRPr="00982A91">
        <w:rPr>
          <w:rFonts w:ascii="Times New Roman" w:hAnsi="Times New Roman" w:cs="Times New Roman"/>
          <w:noProof/>
        </w:rPr>
        <w:drawing>
          <wp:inline distT="0" distB="0" distL="0" distR="0" wp14:anchorId="63D557D8" wp14:editId="072C5FC4">
            <wp:extent cx="4254500" cy="629311"/>
            <wp:effectExtent l="0" t="0" r="0" b="0"/>
            <wp:docPr id="1939490892" name="Picture 1939490892" descr="A close-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490892" name="Picture 1939490892" descr="A close-up of numbers&#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4258205" cy="629859"/>
                    </a:xfrm>
                    <a:prstGeom prst="rect">
                      <a:avLst/>
                    </a:prstGeom>
                  </pic:spPr>
                </pic:pic>
              </a:graphicData>
            </a:graphic>
          </wp:inline>
        </w:drawing>
      </w:r>
    </w:p>
    <w:p w14:paraId="3797577D" w14:textId="5848DD7B" w:rsidR="00D67604" w:rsidRPr="00982A91" w:rsidRDefault="00D67604" w:rsidP="00982A91">
      <w:pPr>
        <w:rPr>
          <w:rFonts w:ascii="Times New Roman" w:eastAsia="Times New Roman" w:hAnsi="Times New Roman" w:cs="Times New Roman"/>
        </w:rPr>
      </w:pPr>
      <w:r w:rsidRPr="00982A91">
        <w:rPr>
          <w:rFonts w:ascii="Times New Roman" w:hAnsi="Times New Roman" w:cs="Times New Roman"/>
          <w:noProof/>
        </w:rPr>
        <w:drawing>
          <wp:inline distT="0" distB="0" distL="0" distR="0" wp14:anchorId="7DC32D2B" wp14:editId="44214780">
            <wp:extent cx="1993477" cy="3517900"/>
            <wp:effectExtent l="0" t="0" r="6985" b="6350"/>
            <wp:docPr id="302669180" name="Picture 30266918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669180" name="Picture 302669180" descr="A screenshot of a computer&#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1993477" cy="3517900"/>
                    </a:xfrm>
                    <a:prstGeom prst="rect">
                      <a:avLst/>
                    </a:prstGeom>
                  </pic:spPr>
                </pic:pic>
              </a:graphicData>
            </a:graphic>
          </wp:inline>
        </w:drawing>
      </w:r>
    </w:p>
    <w:p w14:paraId="685155A2" w14:textId="2D27A70D" w:rsidR="00371373" w:rsidRPr="00982A91" w:rsidRDefault="00646A29" w:rsidP="00982A91">
      <w:pPr>
        <w:rPr>
          <w:rFonts w:ascii="Times New Roman" w:eastAsia="Times New Roman" w:hAnsi="Times New Roman" w:cs="Times New Roman"/>
        </w:rPr>
      </w:pPr>
      <w:bookmarkStart w:id="39" w:name="Graphic_40"/>
      <w:bookmarkEnd w:id="38"/>
      <w:r w:rsidRPr="00982A91">
        <w:rPr>
          <w:rFonts w:ascii="Times New Roman" w:eastAsia="Times New Roman" w:hAnsi="Times New Roman" w:cs="Times New Roman"/>
        </w:rPr>
        <w:t>Graphic 40</w:t>
      </w:r>
      <w:r w:rsidR="00371373" w:rsidRPr="00982A91">
        <w:rPr>
          <w:rFonts w:ascii="Times New Roman" w:eastAsia="Times New Roman" w:hAnsi="Times New Roman" w:cs="Times New Roman"/>
        </w:rPr>
        <w:t xml:space="preserve"> (Final Kaggle Submission)</w:t>
      </w:r>
      <w:r w:rsidRPr="00982A91">
        <w:rPr>
          <w:rFonts w:ascii="Times New Roman" w:eastAsia="Times New Roman" w:hAnsi="Times New Roman" w:cs="Times New Roman"/>
        </w:rPr>
        <w:t>:</w:t>
      </w:r>
      <w:r w:rsidR="00371373" w:rsidRPr="00982A91">
        <w:rPr>
          <w:rFonts w:ascii="Times New Roman" w:hAnsi="Times New Roman" w:cs="Times New Roman"/>
          <w:noProof/>
        </w:rPr>
        <w:t xml:space="preserve"> </w:t>
      </w:r>
      <w:r w:rsidR="00371373">
        <w:rPr>
          <w:noProof/>
        </w:rPr>
        <w:drawing>
          <wp:inline distT="0" distB="0" distL="0" distR="0" wp14:anchorId="4FA04D7F" wp14:editId="5944C59C">
            <wp:extent cx="5915025" cy="998160"/>
            <wp:effectExtent l="0" t="0" r="0" b="0"/>
            <wp:docPr id="378184373" name="Picture 37818437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184373"/>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915025" cy="998160"/>
                    </a:xfrm>
                    <a:prstGeom prst="rect">
                      <a:avLst/>
                    </a:prstGeom>
                  </pic:spPr>
                </pic:pic>
              </a:graphicData>
            </a:graphic>
          </wp:inline>
        </w:drawing>
      </w:r>
    </w:p>
    <w:bookmarkEnd w:id="39"/>
    <w:p w14:paraId="44A0841B" w14:textId="23926CA3" w:rsidR="0CA1E40E" w:rsidRDefault="0CA1E40E" w:rsidP="0CA1E40E">
      <w:pPr>
        <w:rPr>
          <w:rFonts w:ascii="Times New Roman" w:eastAsia="Times New Roman" w:hAnsi="Times New Roman" w:cs="Times New Roman"/>
        </w:rPr>
      </w:pPr>
    </w:p>
    <w:p w14:paraId="7C9E83E3" w14:textId="108AAF0D" w:rsidR="0C9492BF" w:rsidRDefault="0C9492BF" w:rsidP="0CA1E40E">
      <w:pPr>
        <w:jc w:val="center"/>
        <w:rPr>
          <w:rFonts w:ascii="Times New Roman" w:eastAsia="Times New Roman" w:hAnsi="Times New Roman" w:cs="Times New Roman"/>
          <w:b/>
          <w:bCs/>
        </w:rPr>
      </w:pPr>
      <w:r w:rsidRPr="0CA1E40E">
        <w:rPr>
          <w:rFonts w:ascii="Times New Roman" w:eastAsia="Times New Roman" w:hAnsi="Times New Roman" w:cs="Times New Roman"/>
          <w:b/>
          <w:bCs/>
        </w:rPr>
        <w:t>Appendix (R code)</w:t>
      </w:r>
    </w:p>
    <w:p w14:paraId="05BD3144" w14:textId="398CE2BA" w:rsidR="06D59572" w:rsidRDefault="06D59572" w:rsidP="0CA1E40E">
      <w:pPr>
        <w:rPr>
          <w:rFonts w:ascii="Times New Roman" w:eastAsia="Times New Roman" w:hAnsi="Times New Roman" w:cs="Times New Roman"/>
          <w:b/>
          <w:bCs/>
        </w:rPr>
      </w:pPr>
      <w:r w:rsidRPr="0CA1E40E">
        <w:rPr>
          <w:rFonts w:ascii="Times New Roman" w:eastAsia="Times New Roman" w:hAnsi="Times New Roman" w:cs="Times New Roman"/>
          <w:b/>
          <w:bCs/>
        </w:rPr>
        <w:t xml:space="preserve">All R code is included in this document on </w:t>
      </w:r>
      <w:proofErr w:type="gramStart"/>
      <w:r w:rsidRPr="0CA1E40E">
        <w:rPr>
          <w:rFonts w:ascii="Times New Roman" w:eastAsia="Times New Roman" w:hAnsi="Times New Roman" w:cs="Times New Roman"/>
          <w:b/>
          <w:bCs/>
        </w:rPr>
        <w:t>GitHub</w:t>
      </w:r>
      <w:proofErr w:type="gramEnd"/>
    </w:p>
    <w:p w14:paraId="0A84D03F" w14:textId="5708FBA4" w:rsidR="00BC00E8" w:rsidRDefault="00BC00E8" w:rsidP="0CA1E40E">
      <w:pPr>
        <w:rPr>
          <w:rFonts w:ascii="Times New Roman" w:eastAsia="Times New Roman" w:hAnsi="Times New Roman" w:cs="Times New Roman"/>
          <w:b/>
          <w:bCs/>
        </w:rPr>
      </w:pPr>
      <w:hyperlink r:id="rId73">
        <w:r w:rsidR="06D59572" w:rsidRPr="0CA1E40E">
          <w:rPr>
            <w:rStyle w:val="Hyperlink"/>
            <w:rFonts w:ascii="Times New Roman" w:eastAsia="Times New Roman" w:hAnsi="Times New Roman" w:cs="Times New Roman"/>
            <w:b/>
            <w:bCs/>
          </w:rPr>
          <w:t>https://github.com/anishkapeter/Stat1Project/blob/main/HouseProjectRmarkdown.Rmd</w:t>
        </w:r>
      </w:hyperlink>
    </w:p>
    <w:p w14:paraId="37BA5AFF" w14:textId="345A39A2" w:rsidR="00646A29" w:rsidRPr="00982A91" w:rsidRDefault="00646A29" w:rsidP="00982A91">
      <w:pPr>
        <w:rPr>
          <w:rFonts w:ascii="Times New Roman" w:eastAsia="Times New Roman" w:hAnsi="Times New Roman" w:cs="Times New Roman"/>
        </w:rPr>
      </w:pPr>
      <w:ins w:id="40" w:author="Microsoft Word" w:date="2023-08-07T17:29:00Z">
        <w:r w:rsidRPr="00982A91">
          <w:rPr>
            <w:rFonts w:ascii="Times New Roman" w:eastAsia="Times New Roman" w:hAnsi="Times New Roman" w:cs="Times New Roman"/>
          </w:rPr>
          <w:t xml:space="preserve"> </w:t>
        </w:r>
      </w:ins>
    </w:p>
    <w:sectPr w:rsidR="00646A29" w:rsidRPr="00982A91">
      <w:headerReference w:type="default" r:id="rId74"/>
      <w:footerReference w:type="default" r:id="rId7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95ACE5" w14:textId="77777777" w:rsidR="000A3AB9" w:rsidRDefault="000A3AB9">
      <w:pPr>
        <w:spacing w:after="0" w:line="240" w:lineRule="auto"/>
      </w:pPr>
      <w:r>
        <w:separator/>
      </w:r>
    </w:p>
  </w:endnote>
  <w:endnote w:type="continuationSeparator" w:id="0">
    <w:p w14:paraId="39AE6B20" w14:textId="77777777" w:rsidR="000A3AB9" w:rsidRDefault="000A3AB9">
      <w:pPr>
        <w:spacing w:after="0" w:line="240" w:lineRule="auto"/>
      </w:pPr>
      <w:r>
        <w:continuationSeparator/>
      </w:r>
    </w:p>
  </w:endnote>
  <w:endnote w:type="continuationNotice" w:id="1">
    <w:p w14:paraId="7238E36F" w14:textId="77777777" w:rsidR="000A3AB9" w:rsidRDefault="000A3AB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0AA0E2F" w14:paraId="0A1A54E8" w14:textId="77777777" w:rsidTr="20AA0E2F">
      <w:trPr>
        <w:trHeight w:val="300"/>
      </w:trPr>
      <w:tc>
        <w:tcPr>
          <w:tcW w:w="3120" w:type="dxa"/>
        </w:tcPr>
        <w:p w14:paraId="09BD1D95" w14:textId="5B2454B1" w:rsidR="20AA0E2F" w:rsidRDefault="20AA0E2F" w:rsidP="20AA0E2F">
          <w:pPr>
            <w:pStyle w:val="Header"/>
            <w:ind w:left="-115"/>
          </w:pPr>
        </w:p>
      </w:tc>
      <w:tc>
        <w:tcPr>
          <w:tcW w:w="3120" w:type="dxa"/>
        </w:tcPr>
        <w:p w14:paraId="5D474CC3" w14:textId="6CC6FFAD" w:rsidR="20AA0E2F" w:rsidRDefault="20AA0E2F" w:rsidP="20AA0E2F">
          <w:pPr>
            <w:pStyle w:val="Header"/>
            <w:jc w:val="center"/>
          </w:pPr>
        </w:p>
      </w:tc>
      <w:tc>
        <w:tcPr>
          <w:tcW w:w="3120" w:type="dxa"/>
        </w:tcPr>
        <w:p w14:paraId="156076FB" w14:textId="4C6181BC" w:rsidR="20AA0E2F" w:rsidRDefault="20AA0E2F" w:rsidP="20AA0E2F">
          <w:pPr>
            <w:pStyle w:val="Header"/>
            <w:ind w:right="-115"/>
            <w:jc w:val="right"/>
          </w:pPr>
        </w:p>
      </w:tc>
    </w:tr>
  </w:tbl>
  <w:p w14:paraId="6E602C7D" w14:textId="07BA6AEC" w:rsidR="20AA0E2F" w:rsidRDefault="20AA0E2F" w:rsidP="20AA0E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F052C7" w14:textId="77777777" w:rsidR="000A3AB9" w:rsidRDefault="000A3AB9">
      <w:pPr>
        <w:spacing w:after="0" w:line="240" w:lineRule="auto"/>
      </w:pPr>
      <w:r>
        <w:separator/>
      </w:r>
    </w:p>
  </w:footnote>
  <w:footnote w:type="continuationSeparator" w:id="0">
    <w:p w14:paraId="18D8AB22" w14:textId="77777777" w:rsidR="000A3AB9" w:rsidRDefault="000A3AB9">
      <w:pPr>
        <w:spacing w:after="0" w:line="240" w:lineRule="auto"/>
      </w:pPr>
      <w:r>
        <w:continuationSeparator/>
      </w:r>
    </w:p>
  </w:footnote>
  <w:footnote w:type="continuationNotice" w:id="1">
    <w:p w14:paraId="22C0B194" w14:textId="77777777" w:rsidR="000A3AB9" w:rsidRDefault="000A3AB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0AA0E2F" w14:paraId="2872A2FB" w14:textId="77777777" w:rsidTr="20AA0E2F">
      <w:trPr>
        <w:trHeight w:val="300"/>
      </w:trPr>
      <w:tc>
        <w:tcPr>
          <w:tcW w:w="3120" w:type="dxa"/>
        </w:tcPr>
        <w:p w14:paraId="3A170237" w14:textId="7072AFC4" w:rsidR="20AA0E2F" w:rsidRDefault="20AA0E2F" w:rsidP="20AA0E2F">
          <w:pPr>
            <w:pStyle w:val="Header"/>
            <w:ind w:left="-115"/>
          </w:pPr>
        </w:p>
      </w:tc>
      <w:tc>
        <w:tcPr>
          <w:tcW w:w="3120" w:type="dxa"/>
        </w:tcPr>
        <w:p w14:paraId="2F65C417" w14:textId="50B7C757" w:rsidR="20AA0E2F" w:rsidRDefault="20AA0E2F" w:rsidP="20AA0E2F">
          <w:pPr>
            <w:pStyle w:val="Header"/>
            <w:jc w:val="center"/>
          </w:pPr>
        </w:p>
      </w:tc>
      <w:tc>
        <w:tcPr>
          <w:tcW w:w="3120" w:type="dxa"/>
        </w:tcPr>
        <w:p w14:paraId="57CF2E8F" w14:textId="415592AD" w:rsidR="20AA0E2F" w:rsidRDefault="20AA0E2F" w:rsidP="20AA0E2F">
          <w:pPr>
            <w:pStyle w:val="Header"/>
            <w:ind w:right="-115"/>
            <w:jc w:val="right"/>
          </w:pPr>
        </w:p>
      </w:tc>
    </w:tr>
  </w:tbl>
  <w:p w14:paraId="09618A67" w14:textId="3067F785" w:rsidR="20AA0E2F" w:rsidRDefault="20AA0E2F" w:rsidP="20AA0E2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9790E"/>
    <w:multiLevelType w:val="hybridMultilevel"/>
    <w:tmpl w:val="959057F6"/>
    <w:lvl w:ilvl="0" w:tplc="EEB89A1E">
      <w:start w:val="1"/>
      <w:numFmt w:val="bullet"/>
      <w:lvlText w:val=""/>
      <w:lvlJc w:val="left"/>
      <w:pPr>
        <w:ind w:left="720" w:hanging="360"/>
      </w:pPr>
      <w:rPr>
        <w:rFonts w:ascii="Symbol" w:hAnsi="Symbol" w:hint="default"/>
      </w:rPr>
    </w:lvl>
    <w:lvl w:ilvl="1" w:tplc="21DAF042">
      <w:start w:val="1"/>
      <w:numFmt w:val="bullet"/>
      <w:lvlText w:val="o"/>
      <w:lvlJc w:val="left"/>
      <w:pPr>
        <w:ind w:left="1440" w:hanging="360"/>
      </w:pPr>
      <w:rPr>
        <w:rFonts w:ascii="Courier New" w:hAnsi="Courier New" w:hint="default"/>
      </w:rPr>
    </w:lvl>
    <w:lvl w:ilvl="2" w:tplc="A4C82CF2">
      <w:start w:val="1"/>
      <w:numFmt w:val="bullet"/>
      <w:lvlText w:val=""/>
      <w:lvlJc w:val="left"/>
      <w:pPr>
        <w:ind w:left="2160" w:hanging="360"/>
      </w:pPr>
      <w:rPr>
        <w:rFonts w:ascii="Wingdings" w:hAnsi="Wingdings" w:hint="default"/>
      </w:rPr>
    </w:lvl>
    <w:lvl w:ilvl="3" w:tplc="96244BF4">
      <w:start w:val="1"/>
      <w:numFmt w:val="bullet"/>
      <w:lvlText w:val=""/>
      <w:lvlJc w:val="left"/>
      <w:pPr>
        <w:ind w:left="2880" w:hanging="360"/>
      </w:pPr>
      <w:rPr>
        <w:rFonts w:ascii="Symbol" w:hAnsi="Symbol" w:hint="default"/>
      </w:rPr>
    </w:lvl>
    <w:lvl w:ilvl="4" w:tplc="1CFA2D0C">
      <w:start w:val="1"/>
      <w:numFmt w:val="bullet"/>
      <w:lvlText w:val="o"/>
      <w:lvlJc w:val="left"/>
      <w:pPr>
        <w:ind w:left="3600" w:hanging="360"/>
      </w:pPr>
      <w:rPr>
        <w:rFonts w:ascii="Courier New" w:hAnsi="Courier New" w:hint="default"/>
      </w:rPr>
    </w:lvl>
    <w:lvl w:ilvl="5" w:tplc="80B07688">
      <w:start w:val="1"/>
      <w:numFmt w:val="bullet"/>
      <w:lvlText w:val=""/>
      <w:lvlJc w:val="left"/>
      <w:pPr>
        <w:ind w:left="4320" w:hanging="360"/>
      </w:pPr>
      <w:rPr>
        <w:rFonts w:ascii="Wingdings" w:hAnsi="Wingdings" w:hint="default"/>
      </w:rPr>
    </w:lvl>
    <w:lvl w:ilvl="6" w:tplc="AB2A0AD0">
      <w:start w:val="1"/>
      <w:numFmt w:val="bullet"/>
      <w:lvlText w:val=""/>
      <w:lvlJc w:val="left"/>
      <w:pPr>
        <w:ind w:left="5040" w:hanging="360"/>
      </w:pPr>
      <w:rPr>
        <w:rFonts w:ascii="Symbol" w:hAnsi="Symbol" w:hint="default"/>
      </w:rPr>
    </w:lvl>
    <w:lvl w:ilvl="7" w:tplc="26BEC30C">
      <w:start w:val="1"/>
      <w:numFmt w:val="bullet"/>
      <w:lvlText w:val="o"/>
      <w:lvlJc w:val="left"/>
      <w:pPr>
        <w:ind w:left="5760" w:hanging="360"/>
      </w:pPr>
      <w:rPr>
        <w:rFonts w:ascii="Courier New" w:hAnsi="Courier New" w:hint="default"/>
      </w:rPr>
    </w:lvl>
    <w:lvl w:ilvl="8" w:tplc="48624422">
      <w:start w:val="1"/>
      <w:numFmt w:val="bullet"/>
      <w:lvlText w:val=""/>
      <w:lvlJc w:val="left"/>
      <w:pPr>
        <w:ind w:left="6480" w:hanging="360"/>
      </w:pPr>
      <w:rPr>
        <w:rFonts w:ascii="Wingdings" w:hAnsi="Wingdings" w:hint="default"/>
      </w:rPr>
    </w:lvl>
  </w:abstractNum>
  <w:abstractNum w:abstractNumId="1" w15:restartNumberingAfterBreak="0">
    <w:nsid w:val="0DAE7527"/>
    <w:multiLevelType w:val="hybridMultilevel"/>
    <w:tmpl w:val="8812B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C8042D"/>
    <w:multiLevelType w:val="hybridMultilevel"/>
    <w:tmpl w:val="C3AE7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AC99AA"/>
    <w:multiLevelType w:val="hybridMultilevel"/>
    <w:tmpl w:val="30F48BFA"/>
    <w:lvl w:ilvl="0" w:tplc="8FD201CC">
      <w:start w:val="1"/>
      <w:numFmt w:val="bullet"/>
      <w:lvlText w:val=""/>
      <w:lvlJc w:val="left"/>
      <w:pPr>
        <w:ind w:left="720" w:hanging="360"/>
      </w:pPr>
      <w:rPr>
        <w:rFonts w:ascii="Symbol" w:hAnsi="Symbol" w:hint="default"/>
      </w:rPr>
    </w:lvl>
    <w:lvl w:ilvl="1" w:tplc="39B2C750">
      <w:start w:val="1"/>
      <w:numFmt w:val="bullet"/>
      <w:lvlText w:val="o"/>
      <w:lvlJc w:val="left"/>
      <w:pPr>
        <w:ind w:left="1440" w:hanging="360"/>
      </w:pPr>
      <w:rPr>
        <w:rFonts w:ascii="Courier New" w:hAnsi="Courier New" w:hint="default"/>
      </w:rPr>
    </w:lvl>
    <w:lvl w:ilvl="2" w:tplc="C0061740">
      <w:start w:val="1"/>
      <w:numFmt w:val="bullet"/>
      <w:lvlText w:val=""/>
      <w:lvlJc w:val="left"/>
      <w:pPr>
        <w:ind w:left="2160" w:hanging="360"/>
      </w:pPr>
      <w:rPr>
        <w:rFonts w:ascii="Wingdings" w:hAnsi="Wingdings" w:hint="default"/>
      </w:rPr>
    </w:lvl>
    <w:lvl w:ilvl="3" w:tplc="7B7011FC">
      <w:start w:val="1"/>
      <w:numFmt w:val="bullet"/>
      <w:lvlText w:val=""/>
      <w:lvlJc w:val="left"/>
      <w:pPr>
        <w:ind w:left="2880" w:hanging="360"/>
      </w:pPr>
      <w:rPr>
        <w:rFonts w:ascii="Symbol" w:hAnsi="Symbol" w:hint="default"/>
      </w:rPr>
    </w:lvl>
    <w:lvl w:ilvl="4" w:tplc="6B96F318">
      <w:start w:val="1"/>
      <w:numFmt w:val="bullet"/>
      <w:lvlText w:val="o"/>
      <w:lvlJc w:val="left"/>
      <w:pPr>
        <w:ind w:left="3600" w:hanging="360"/>
      </w:pPr>
      <w:rPr>
        <w:rFonts w:ascii="Courier New" w:hAnsi="Courier New" w:hint="default"/>
      </w:rPr>
    </w:lvl>
    <w:lvl w:ilvl="5" w:tplc="846EDD8A">
      <w:start w:val="1"/>
      <w:numFmt w:val="bullet"/>
      <w:lvlText w:val=""/>
      <w:lvlJc w:val="left"/>
      <w:pPr>
        <w:ind w:left="4320" w:hanging="360"/>
      </w:pPr>
      <w:rPr>
        <w:rFonts w:ascii="Wingdings" w:hAnsi="Wingdings" w:hint="default"/>
      </w:rPr>
    </w:lvl>
    <w:lvl w:ilvl="6" w:tplc="B172D968">
      <w:start w:val="1"/>
      <w:numFmt w:val="bullet"/>
      <w:lvlText w:val=""/>
      <w:lvlJc w:val="left"/>
      <w:pPr>
        <w:ind w:left="5040" w:hanging="360"/>
      </w:pPr>
      <w:rPr>
        <w:rFonts w:ascii="Symbol" w:hAnsi="Symbol" w:hint="default"/>
      </w:rPr>
    </w:lvl>
    <w:lvl w:ilvl="7" w:tplc="018A59E4">
      <w:start w:val="1"/>
      <w:numFmt w:val="bullet"/>
      <w:lvlText w:val="o"/>
      <w:lvlJc w:val="left"/>
      <w:pPr>
        <w:ind w:left="5760" w:hanging="360"/>
      </w:pPr>
      <w:rPr>
        <w:rFonts w:ascii="Courier New" w:hAnsi="Courier New" w:hint="default"/>
      </w:rPr>
    </w:lvl>
    <w:lvl w:ilvl="8" w:tplc="E94CC25A">
      <w:start w:val="1"/>
      <w:numFmt w:val="bullet"/>
      <w:lvlText w:val=""/>
      <w:lvlJc w:val="left"/>
      <w:pPr>
        <w:ind w:left="6480" w:hanging="360"/>
      </w:pPr>
      <w:rPr>
        <w:rFonts w:ascii="Wingdings" w:hAnsi="Wingdings" w:hint="default"/>
      </w:rPr>
    </w:lvl>
  </w:abstractNum>
  <w:abstractNum w:abstractNumId="4" w15:restartNumberingAfterBreak="0">
    <w:nsid w:val="432C43D3"/>
    <w:multiLevelType w:val="hybridMultilevel"/>
    <w:tmpl w:val="3A4CC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BA9470"/>
    <w:multiLevelType w:val="hybridMultilevel"/>
    <w:tmpl w:val="096006B4"/>
    <w:lvl w:ilvl="0" w:tplc="ABE86244">
      <w:start w:val="1"/>
      <w:numFmt w:val="bullet"/>
      <w:lvlText w:val=""/>
      <w:lvlJc w:val="left"/>
      <w:pPr>
        <w:ind w:left="720" w:hanging="360"/>
      </w:pPr>
      <w:rPr>
        <w:rFonts w:ascii="Symbol" w:hAnsi="Symbol" w:hint="default"/>
      </w:rPr>
    </w:lvl>
    <w:lvl w:ilvl="1" w:tplc="5ADC219A">
      <w:start w:val="1"/>
      <w:numFmt w:val="bullet"/>
      <w:lvlText w:val="o"/>
      <w:lvlJc w:val="left"/>
      <w:pPr>
        <w:ind w:left="1440" w:hanging="360"/>
      </w:pPr>
      <w:rPr>
        <w:rFonts w:ascii="Courier New" w:hAnsi="Courier New" w:hint="default"/>
      </w:rPr>
    </w:lvl>
    <w:lvl w:ilvl="2" w:tplc="8774F294">
      <w:start w:val="1"/>
      <w:numFmt w:val="bullet"/>
      <w:lvlText w:val=""/>
      <w:lvlJc w:val="left"/>
      <w:pPr>
        <w:ind w:left="2160" w:hanging="360"/>
      </w:pPr>
      <w:rPr>
        <w:rFonts w:ascii="Wingdings" w:hAnsi="Wingdings" w:hint="default"/>
      </w:rPr>
    </w:lvl>
    <w:lvl w:ilvl="3" w:tplc="D204A24E">
      <w:start w:val="1"/>
      <w:numFmt w:val="bullet"/>
      <w:lvlText w:val=""/>
      <w:lvlJc w:val="left"/>
      <w:pPr>
        <w:ind w:left="2880" w:hanging="360"/>
      </w:pPr>
      <w:rPr>
        <w:rFonts w:ascii="Symbol" w:hAnsi="Symbol" w:hint="default"/>
      </w:rPr>
    </w:lvl>
    <w:lvl w:ilvl="4" w:tplc="12FEDE76">
      <w:start w:val="1"/>
      <w:numFmt w:val="bullet"/>
      <w:lvlText w:val="o"/>
      <w:lvlJc w:val="left"/>
      <w:pPr>
        <w:ind w:left="3600" w:hanging="360"/>
      </w:pPr>
      <w:rPr>
        <w:rFonts w:ascii="Courier New" w:hAnsi="Courier New" w:hint="default"/>
      </w:rPr>
    </w:lvl>
    <w:lvl w:ilvl="5" w:tplc="040E09B8">
      <w:start w:val="1"/>
      <w:numFmt w:val="bullet"/>
      <w:lvlText w:val=""/>
      <w:lvlJc w:val="left"/>
      <w:pPr>
        <w:ind w:left="4320" w:hanging="360"/>
      </w:pPr>
      <w:rPr>
        <w:rFonts w:ascii="Wingdings" w:hAnsi="Wingdings" w:hint="default"/>
      </w:rPr>
    </w:lvl>
    <w:lvl w:ilvl="6" w:tplc="307ED86A">
      <w:start w:val="1"/>
      <w:numFmt w:val="bullet"/>
      <w:lvlText w:val=""/>
      <w:lvlJc w:val="left"/>
      <w:pPr>
        <w:ind w:left="5040" w:hanging="360"/>
      </w:pPr>
      <w:rPr>
        <w:rFonts w:ascii="Symbol" w:hAnsi="Symbol" w:hint="default"/>
      </w:rPr>
    </w:lvl>
    <w:lvl w:ilvl="7" w:tplc="104E00DE">
      <w:start w:val="1"/>
      <w:numFmt w:val="bullet"/>
      <w:lvlText w:val="o"/>
      <w:lvlJc w:val="left"/>
      <w:pPr>
        <w:ind w:left="5760" w:hanging="360"/>
      </w:pPr>
      <w:rPr>
        <w:rFonts w:ascii="Courier New" w:hAnsi="Courier New" w:hint="default"/>
      </w:rPr>
    </w:lvl>
    <w:lvl w:ilvl="8" w:tplc="9FC61600">
      <w:start w:val="1"/>
      <w:numFmt w:val="bullet"/>
      <w:lvlText w:val=""/>
      <w:lvlJc w:val="left"/>
      <w:pPr>
        <w:ind w:left="6480" w:hanging="360"/>
      </w:pPr>
      <w:rPr>
        <w:rFonts w:ascii="Wingdings" w:hAnsi="Wingdings" w:hint="default"/>
      </w:rPr>
    </w:lvl>
  </w:abstractNum>
  <w:abstractNum w:abstractNumId="6" w15:restartNumberingAfterBreak="0">
    <w:nsid w:val="530A72E8"/>
    <w:multiLevelType w:val="hybridMultilevel"/>
    <w:tmpl w:val="1F242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7603556"/>
    <w:multiLevelType w:val="hybridMultilevel"/>
    <w:tmpl w:val="E7146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74FA3B5"/>
    <w:multiLevelType w:val="hybridMultilevel"/>
    <w:tmpl w:val="F4C00B92"/>
    <w:lvl w:ilvl="0" w:tplc="38BE455E">
      <w:start w:val="1"/>
      <w:numFmt w:val="bullet"/>
      <w:lvlText w:val=""/>
      <w:lvlJc w:val="left"/>
      <w:pPr>
        <w:ind w:left="720" w:hanging="360"/>
      </w:pPr>
      <w:rPr>
        <w:rFonts w:ascii="Symbol" w:hAnsi="Symbol" w:hint="default"/>
      </w:rPr>
    </w:lvl>
    <w:lvl w:ilvl="1" w:tplc="72AE134A">
      <w:start w:val="1"/>
      <w:numFmt w:val="bullet"/>
      <w:lvlText w:val="o"/>
      <w:lvlJc w:val="left"/>
      <w:pPr>
        <w:ind w:left="1440" w:hanging="360"/>
      </w:pPr>
      <w:rPr>
        <w:rFonts w:ascii="Courier New" w:hAnsi="Courier New" w:hint="default"/>
      </w:rPr>
    </w:lvl>
    <w:lvl w:ilvl="2" w:tplc="4AE498DA">
      <w:start w:val="1"/>
      <w:numFmt w:val="bullet"/>
      <w:lvlText w:val=""/>
      <w:lvlJc w:val="left"/>
      <w:pPr>
        <w:ind w:left="2160" w:hanging="360"/>
      </w:pPr>
      <w:rPr>
        <w:rFonts w:ascii="Wingdings" w:hAnsi="Wingdings" w:hint="default"/>
      </w:rPr>
    </w:lvl>
    <w:lvl w:ilvl="3" w:tplc="6ABE76DE">
      <w:start w:val="1"/>
      <w:numFmt w:val="bullet"/>
      <w:lvlText w:val=""/>
      <w:lvlJc w:val="left"/>
      <w:pPr>
        <w:ind w:left="2880" w:hanging="360"/>
      </w:pPr>
      <w:rPr>
        <w:rFonts w:ascii="Symbol" w:hAnsi="Symbol" w:hint="default"/>
      </w:rPr>
    </w:lvl>
    <w:lvl w:ilvl="4" w:tplc="BBECBFF4">
      <w:start w:val="1"/>
      <w:numFmt w:val="bullet"/>
      <w:lvlText w:val="o"/>
      <w:lvlJc w:val="left"/>
      <w:pPr>
        <w:ind w:left="3600" w:hanging="360"/>
      </w:pPr>
      <w:rPr>
        <w:rFonts w:ascii="Courier New" w:hAnsi="Courier New" w:hint="default"/>
      </w:rPr>
    </w:lvl>
    <w:lvl w:ilvl="5" w:tplc="72E2AE9E">
      <w:start w:val="1"/>
      <w:numFmt w:val="bullet"/>
      <w:lvlText w:val=""/>
      <w:lvlJc w:val="left"/>
      <w:pPr>
        <w:ind w:left="4320" w:hanging="360"/>
      </w:pPr>
      <w:rPr>
        <w:rFonts w:ascii="Wingdings" w:hAnsi="Wingdings" w:hint="default"/>
      </w:rPr>
    </w:lvl>
    <w:lvl w:ilvl="6" w:tplc="66A411F2">
      <w:start w:val="1"/>
      <w:numFmt w:val="bullet"/>
      <w:lvlText w:val=""/>
      <w:lvlJc w:val="left"/>
      <w:pPr>
        <w:ind w:left="5040" w:hanging="360"/>
      </w:pPr>
      <w:rPr>
        <w:rFonts w:ascii="Symbol" w:hAnsi="Symbol" w:hint="default"/>
      </w:rPr>
    </w:lvl>
    <w:lvl w:ilvl="7" w:tplc="E640C252">
      <w:start w:val="1"/>
      <w:numFmt w:val="bullet"/>
      <w:lvlText w:val="o"/>
      <w:lvlJc w:val="left"/>
      <w:pPr>
        <w:ind w:left="5760" w:hanging="360"/>
      </w:pPr>
      <w:rPr>
        <w:rFonts w:ascii="Courier New" w:hAnsi="Courier New" w:hint="default"/>
      </w:rPr>
    </w:lvl>
    <w:lvl w:ilvl="8" w:tplc="3A5C580C">
      <w:start w:val="1"/>
      <w:numFmt w:val="bullet"/>
      <w:lvlText w:val=""/>
      <w:lvlJc w:val="left"/>
      <w:pPr>
        <w:ind w:left="6480" w:hanging="360"/>
      </w:pPr>
      <w:rPr>
        <w:rFonts w:ascii="Wingdings" w:hAnsi="Wingdings" w:hint="default"/>
      </w:rPr>
    </w:lvl>
  </w:abstractNum>
  <w:abstractNum w:abstractNumId="9" w15:restartNumberingAfterBreak="0">
    <w:nsid w:val="7F227ADD"/>
    <w:multiLevelType w:val="hybridMultilevel"/>
    <w:tmpl w:val="42CCF4CC"/>
    <w:lvl w:ilvl="0" w:tplc="ECEE248A">
      <w:start w:val="1"/>
      <w:numFmt w:val="bullet"/>
      <w:lvlText w:val=""/>
      <w:lvlJc w:val="left"/>
      <w:pPr>
        <w:ind w:left="720" w:hanging="360"/>
      </w:pPr>
      <w:rPr>
        <w:rFonts w:ascii="Symbol" w:hAnsi="Symbol" w:hint="default"/>
      </w:rPr>
    </w:lvl>
    <w:lvl w:ilvl="1" w:tplc="4934A052">
      <w:start w:val="1"/>
      <w:numFmt w:val="bullet"/>
      <w:lvlText w:val="o"/>
      <w:lvlJc w:val="left"/>
      <w:pPr>
        <w:ind w:left="1440" w:hanging="360"/>
      </w:pPr>
      <w:rPr>
        <w:rFonts w:ascii="Courier New" w:hAnsi="Courier New" w:hint="default"/>
      </w:rPr>
    </w:lvl>
    <w:lvl w:ilvl="2" w:tplc="DDA6BEDC">
      <w:start w:val="1"/>
      <w:numFmt w:val="bullet"/>
      <w:lvlText w:val=""/>
      <w:lvlJc w:val="left"/>
      <w:pPr>
        <w:ind w:left="2160" w:hanging="360"/>
      </w:pPr>
      <w:rPr>
        <w:rFonts w:ascii="Wingdings" w:hAnsi="Wingdings" w:hint="default"/>
      </w:rPr>
    </w:lvl>
    <w:lvl w:ilvl="3" w:tplc="91D041DA">
      <w:start w:val="1"/>
      <w:numFmt w:val="bullet"/>
      <w:lvlText w:val=""/>
      <w:lvlJc w:val="left"/>
      <w:pPr>
        <w:ind w:left="2880" w:hanging="360"/>
      </w:pPr>
      <w:rPr>
        <w:rFonts w:ascii="Symbol" w:hAnsi="Symbol" w:hint="default"/>
      </w:rPr>
    </w:lvl>
    <w:lvl w:ilvl="4" w:tplc="9C062FAC">
      <w:start w:val="1"/>
      <w:numFmt w:val="bullet"/>
      <w:lvlText w:val="o"/>
      <w:lvlJc w:val="left"/>
      <w:pPr>
        <w:ind w:left="3600" w:hanging="360"/>
      </w:pPr>
      <w:rPr>
        <w:rFonts w:ascii="Courier New" w:hAnsi="Courier New" w:hint="default"/>
      </w:rPr>
    </w:lvl>
    <w:lvl w:ilvl="5" w:tplc="65E0B012">
      <w:start w:val="1"/>
      <w:numFmt w:val="bullet"/>
      <w:lvlText w:val=""/>
      <w:lvlJc w:val="left"/>
      <w:pPr>
        <w:ind w:left="4320" w:hanging="360"/>
      </w:pPr>
      <w:rPr>
        <w:rFonts w:ascii="Wingdings" w:hAnsi="Wingdings" w:hint="default"/>
      </w:rPr>
    </w:lvl>
    <w:lvl w:ilvl="6" w:tplc="11B6E462">
      <w:start w:val="1"/>
      <w:numFmt w:val="bullet"/>
      <w:lvlText w:val=""/>
      <w:lvlJc w:val="left"/>
      <w:pPr>
        <w:ind w:left="5040" w:hanging="360"/>
      </w:pPr>
      <w:rPr>
        <w:rFonts w:ascii="Symbol" w:hAnsi="Symbol" w:hint="default"/>
      </w:rPr>
    </w:lvl>
    <w:lvl w:ilvl="7" w:tplc="3736A4EC">
      <w:start w:val="1"/>
      <w:numFmt w:val="bullet"/>
      <w:lvlText w:val="o"/>
      <w:lvlJc w:val="left"/>
      <w:pPr>
        <w:ind w:left="5760" w:hanging="360"/>
      </w:pPr>
      <w:rPr>
        <w:rFonts w:ascii="Courier New" w:hAnsi="Courier New" w:hint="default"/>
      </w:rPr>
    </w:lvl>
    <w:lvl w:ilvl="8" w:tplc="6EBC9764">
      <w:start w:val="1"/>
      <w:numFmt w:val="bullet"/>
      <w:lvlText w:val=""/>
      <w:lvlJc w:val="left"/>
      <w:pPr>
        <w:ind w:left="6480" w:hanging="360"/>
      </w:pPr>
      <w:rPr>
        <w:rFonts w:ascii="Wingdings" w:hAnsi="Wingdings" w:hint="default"/>
      </w:rPr>
    </w:lvl>
  </w:abstractNum>
  <w:num w:numId="1" w16cid:durableId="1277058868">
    <w:abstractNumId w:val="8"/>
  </w:num>
  <w:num w:numId="2" w16cid:durableId="1754357671">
    <w:abstractNumId w:val="5"/>
  </w:num>
  <w:num w:numId="3" w16cid:durableId="514417549">
    <w:abstractNumId w:val="9"/>
  </w:num>
  <w:num w:numId="4" w16cid:durableId="594291928">
    <w:abstractNumId w:val="0"/>
  </w:num>
  <w:num w:numId="5" w16cid:durableId="1644046971">
    <w:abstractNumId w:val="3"/>
  </w:num>
  <w:num w:numId="6" w16cid:durableId="1788693312">
    <w:abstractNumId w:val="2"/>
  </w:num>
  <w:num w:numId="7" w16cid:durableId="1126923444">
    <w:abstractNumId w:val="6"/>
  </w:num>
  <w:num w:numId="8" w16cid:durableId="1616792532">
    <w:abstractNumId w:val="7"/>
  </w:num>
  <w:num w:numId="9" w16cid:durableId="1066682449">
    <w:abstractNumId w:val="1"/>
  </w:num>
  <w:num w:numId="10" w16cid:durableId="4492795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985B1DE"/>
    <w:rsid w:val="00004852"/>
    <w:rsid w:val="00005B43"/>
    <w:rsid w:val="00015D8D"/>
    <w:rsid w:val="000160B1"/>
    <w:rsid w:val="000228C2"/>
    <w:rsid w:val="000259CC"/>
    <w:rsid w:val="00027E47"/>
    <w:rsid w:val="00042EE8"/>
    <w:rsid w:val="00043965"/>
    <w:rsid w:val="000459F9"/>
    <w:rsid w:val="000706A9"/>
    <w:rsid w:val="000766CD"/>
    <w:rsid w:val="0009F2E2"/>
    <w:rsid w:val="000A3AB9"/>
    <w:rsid w:val="000C074B"/>
    <w:rsid w:val="000E12F8"/>
    <w:rsid w:val="000EB46A"/>
    <w:rsid w:val="000F5C75"/>
    <w:rsid w:val="00101C88"/>
    <w:rsid w:val="0012544D"/>
    <w:rsid w:val="00161164"/>
    <w:rsid w:val="00165AA6"/>
    <w:rsid w:val="00182BE9"/>
    <w:rsid w:val="00182D82"/>
    <w:rsid w:val="00185696"/>
    <w:rsid w:val="001905E0"/>
    <w:rsid w:val="00192169"/>
    <w:rsid w:val="0019357B"/>
    <w:rsid w:val="001B5D93"/>
    <w:rsid w:val="001B7558"/>
    <w:rsid w:val="001B7CF6"/>
    <w:rsid w:val="0020287A"/>
    <w:rsid w:val="00206490"/>
    <w:rsid w:val="0023462C"/>
    <w:rsid w:val="002368A7"/>
    <w:rsid w:val="00242058"/>
    <w:rsid w:val="002423C2"/>
    <w:rsid w:val="00263A98"/>
    <w:rsid w:val="00264017"/>
    <w:rsid w:val="00265198"/>
    <w:rsid w:val="002753ED"/>
    <w:rsid w:val="00281147"/>
    <w:rsid w:val="002931B6"/>
    <w:rsid w:val="002B235C"/>
    <w:rsid w:val="002B5241"/>
    <w:rsid w:val="002C7C8A"/>
    <w:rsid w:val="002D7DEE"/>
    <w:rsid w:val="002E151A"/>
    <w:rsid w:val="002E1574"/>
    <w:rsid w:val="002E7E5D"/>
    <w:rsid w:val="002F4FE1"/>
    <w:rsid w:val="00325506"/>
    <w:rsid w:val="00330A26"/>
    <w:rsid w:val="003609EC"/>
    <w:rsid w:val="003642B8"/>
    <w:rsid w:val="00367616"/>
    <w:rsid w:val="00371373"/>
    <w:rsid w:val="00374FB2"/>
    <w:rsid w:val="0037728C"/>
    <w:rsid w:val="003915D1"/>
    <w:rsid w:val="003B2E46"/>
    <w:rsid w:val="003D2C89"/>
    <w:rsid w:val="003D6CAE"/>
    <w:rsid w:val="003E5E7C"/>
    <w:rsid w:val="00405486"/>
    <w:rsid w:val="004157FD"/>
    <w:rsid w:val="00417DEE"/>
    <w:rsid w:val="00420822"/>
    <w:rsid w:val="00423F0B"/>
    <w:rsid w:val="00441959"/>
    <w:rsid w:val="0044442E"/>
    <w:rsid w:val="00453E2D"/>
    <w:rsid w:val="00457F47"/>
    <w:rsid w:val="004609CC"/>
    <w:rsid w:val="004610EB"/>
    <w:rsid w:val="004620CD"/>
    <w:rsid w:val="00466BC6"/>
    <w:rsid w:val="00481539"/>
    <w:rsid w:val="00485F8C"/>
    <w:rsid w:val="00494509"/>
    <w:rsid w:val="00497D21"/>
    <w:rsid w:val="004A0757"/>
    <w:rsid w:val="004A11B6"/>
    <w:rsid w:val="004A4F88"/>
    <w:rsid w:val="004A71E6"/>
    <w:rsid w:val="004B3BE4"/>
    <w:rsid w:val="004C6136"/>
    <w:rsid w:val="004D408B"/>
    <w:rsid w:val="004E492E"/>
    <w:rsid w:val="004E6374"/>
    <w:rsid w:val="004F3000"/>
    <w:rsid w:val="004F34DA"/>
    <w:rsid w:val="0051311F"/>
    <w:rsid w:val="005131DA"/>
    <w:rsid w:val="00513FD5"/>
    <w:rsid w:val="00516279"/>
    <w:rsid w:val="005165BD"/>
    <w:rsid w:val="005200F7"/>
    <w:rsid w:val="0052365B"/>
    <w:rsid w:val="00525CE0"/>
    <w:rsid w:val="00535EBE"/>
    <w:rsid w:val="00542B1A"/>
    <w:rsid w:val="00545CF1"/>
    <w:rsid w:val="00545F9B"/>
    <w:rsid w:val="00550447"/>
    <w:rsid w:val="00551065"/>
    <w:rsid w:val="00554541"/>
    <w:rsid w:val="00554B96"/>
    <w:rsid w:val="00561BAA"/>
    <w:rsid w:val="00587091"/>
    <w:rsid w:val="0059636C"/>
    <w:rsid w:val="005A13FB"/>
    <w:rsid w:val="005D131D"/>
    <w:rsid w:val="005D4098"/>
    <w:rsid w:val="005F169A"/>
    <w:rsid w:val="00623FA2"/>
    <w:rsid w:val="006243CA"/>
    <w:rsid w:val="00641C8C"/>
    <w:rsid w:val="00646A29"/>
    <w:rsid w:val="00673040"/>
    <w:rsid w:val="00673D9F"/>
    <w:rsid w:val="00675605"/>
    <w:rsid w:val="006761F0"/>
    <w:rsid w:val="00691AF0"/>
    <w:rsid w:val="00696A97"/>
    <w:rsid w:val="006D07C0"/>
    <w:rsid w:val="006D3D04"/>
    <w:rsid w:val="006F37EF"/>
    <w:rsid w:val="00703A7E"/>
    <w:rsid w:val="00712B17"/>
    <w:rsid w:val="007250A3"/>
    <w:rsid w:val="007375BC"/>
    <w:rsid w:val="00751E4D"/>
    <w:rsid w:val="0075318A"/>
    <w:rsid w:val="007634C3"/>
    <w:rsid w:val="00767E1D"/>
    <w:rsid w:val="007939EF"/>
    <w:rsid w:val="00793F00"/>
    <w:rsid w:val="007A0D98"/>
    <w:rsid w:val="007A66A4"/>
    <w:rsid w:val="007C755B"/>
    <w:rsid w:val="007D2959"/>
    <w:rsid w:val="007DBB53"/>
    <w:rsid w:val="007E3B34"/>
    <w:rsid w:val="00805CA6"/>
    <w:rsid w:val="00806B45"/>
    <w:rsid w:val="008136F3"/>
    <w:rsid w:val="00817B5A"/>
    <w:rsid w:val="00823098"/>
    <w:rsid w:val="00827A6B"/>
    <w:rsid w:val="0083011A"/>
    <w:rsid w:val="00833D2B"/>
    <w:rsid w:val="0084207D"/>
    <w:rsid w:val="008468C0"/>
    <w:rsid w:val="008502A7"/>
    <w:rsid w:val="00870CF5"/>
    <w:rsid w:val="008714F5"/>
    <w:rsid w:val="008857F1"/>
    <w:rsid w:val="008A6E96"/>
    <w:rsid w:val="008B3E44"/>
    <w:rsid w:val="008C33C8"/>
    <w:rsid w:val="008C4CB9"/>
    <w:rsid w:val="008D2B8A"/>
    <w:rsid w:val="008F386C"/>
    <w:rsid w:val="0091645D"/>
    <w:rsid w:val="009655FA"/>
    <w:rsid w:val="00982A91"/>
    <w:rsid w:val="00994A3B"/>
    <w:rsid w:val="009B0562"/>
    <w:rsid w:val="009B3CE8"/>
    <w:rsid w:val="009E1286"/>
    <w:rsid w:val="009E5355"/>
    <w:rsid w:val="00A02B2C"/>
    <w:rsid w:val="00A20740"/>
    <w:rsid w:val="00A2285B"/>
    <w:rsid w:val="00A320E8"/>
    <w:rsid w:val="00A4235E"/>
    <w:rsid w:val="00A46471"/>
    <w:rsid w:val="00A96711"/>
    <w:rsid w:val="00AB3FE3"/>
    <w:rsid w:val="00AB5840"/>
    <w:rsid w:val="00AB7B17"/>
    <w:rsid w:val="00AC5949"/>
    <w:rsid w:val="00AE79FC"/>
    <w:rsid w:val="00B20381"/>
    <w:rsid w:val="00B2103D"/>
    <w:rsid w:val="00B2430A"/>
    <w:rsid w:val="00B424FE"/>
    <w:rsid w:val="00B4358C"/>
    <w:rsid w:val="00B51D9C"/>
    <w:rsid w:val="00B57615"/>
    <w:rsid w:val="00BB00D7"/>
    <w:rsid w:val="00BC7C50"/>
    <w:rsid w:val="00BD02ED"/>
    <w:rsid w:val="00BE4892"/>
    <w:rsid w:val="00BE521C"/>
    <w:rsid w:val="00BE77F9"/>
    <w:rsid w:val="00BF73E4"/>
    <w:rsid w:val="00C009CB"/>
    <w:rsid w:val="00C30BB5"/>
    <w:rsid w:val="00C31D28"/>
    <w:rsid w:val="00C36A60"/>
    <w:rsid w:val="00C44808"/>
    <w:rsid w:val="00C506FB"/>
    <w:rsid w:val="00C5266F"/>
    <w:rsid w:val="00C56ED8"/>
    <w:rsid w:val="00C60C25"/>
    <w:rsid w:val="00C72573"/>
    <w:rsid w:val="00C72F4B"/>
    <w:rsid w:val="00C82392"/>
    <w:rsid w:val="00C93390"/>
    <w:rsid w:val="00C96F31"/>
    <w:rsid w:val="00CA3F7D"/>
    <w:rsid w:val="00CB5921"/>
    <w:rsid w:val="00CB689F"/>
    <w:rsid w:val="00CB73C7"/>
    <w:rsid w:val="00CC53CA"/>
    <w:rsid w:val="00CC63FF"/>
    <w:rsid w:val="00CD02EF"/>
    <w:rsid w:val="00D06063"/>
    <w:rsid w:val="00D25D20"/>
    <w:rsid w:val="00D26141"/>
    <w:rsid w:val="00D36A50"/>
    <w:rsid w:val="00D36E02"/>
    <w:rsid w:val="00D45644"/>
    <w:rsid w:val="00D61844"/>
    <w:rsid w:val="00D67604"/>
    <w:rsid w:val="00DB65AB"/>
    <w:rsid w:val="00DC26BE"/>
    <w:rsid w:val="00DE423F"/>
    <w:rsid w:val="00E119AF"/>
    <w:rsid w:val="00E15DA4"/>
    <w:rsid w:val="00E21924"/>
    <w:rsid w:val="00E267DB"/>
    <w:rsid w:val="00E532DA"/>
    <w:rsid w:val="00E54CC8"/>
    <w:rsid w:val="00E76A51"/>
    <w:rsid w:val="00EA1011"/>
    <w:rsid w:val="00EC21D9"/>
    <w:rsid w:val="00ED156F"/>
    <w:rsid w:val="00F00A24"/>
    <w:rsid w:val="00F110B3"/>
    <w:rsid w:val="00F550E9"/>
    <w:rsid w:val="00F60856"/>
    <w:rsid w:val="00F633F3"/>
    <w:rsid w:val="00F67606"/>
    <w:rsid w:val="00F67D1A"/>
    <w:rsid w:val="00F83F1D"/>
    <w:rsid w:val="00F94E1C"/>
    <w:rsid w:val="00FC48C3"/>
    <w:rsid w:val="00FC6310"/>
    <w:rsid w:val="00FC6F89"/>
    <w:rsid w:val="00FE0163"/>
    <w:rsid w:val="0103C85A"/>
    <w:rsid w:val="013371F8"/>
    <w:rsid w:val="014ADFBD"/>
    <w:rsid w:val="017B09B0"/>
    <w:rsid w:val="01B3366E"/>
    <w:rsid w:val="01B505DC"/>
    <w:rsid w:val="01BB87A0"/>
    <w:rsid w:val="0243BE86"/>
    <w:rsid w:val="02593183"/>
    <w:rsid w:val="02AEBCAB"/>
    <w:rsid w:val="03137CB2"/>
    <w:rsid w:val="032A0DBE"/>
    <w:rsid w:val="03339D1B"/>
    <w:rsid w:val="035230B7"/>
    <w:rsid w:val="03AC0AC9"/>
    <w:rsid w:val="03C53326"/>
    <w:rsid w:val="03EE334A"/>
    <w:rsid w:val="03F35597"/>
    <w:rsid w:val="03F7442D"/>
    <w:rsid w:val="043B05A5"/>
    <w:rsid w:val="044170B3"/>
    <w:rsid w:val="044DA24F"/>
    <w:rsid w:val="046B12BA"/>
    <w:rsid w:val="04867B96"/>
    <w:rsid w:val="049D36EC"/>
    <w:rsid w:val="04A44CAA"/>
    <w:rsid w:val="051BAFFE"/>
    <w:rsid w:val="05C88FA2"/>
    <w:rsid w:val="05E1F327"/>
    <w:rsid w:val="06024456"/>
    <w:rsid w:val="06401D0B"/>
    <w:rsid w:val="0640CD39"/>
    <w:rsid w:val="0650EDF3"/>
    <w:rsid w:val="0655F9DE"/>
    <w:rsid w:val="0699C1DD"/>
    <w:rsid w:val="06C2B4DB"/>
    <w:rsid w:val="06D59572"/>
    <w:rsid w:val="07030DAB"/>
    <w:rsid w:val="070557EB"/>
    <w:rsid w:val="0730E7C5"/>
    <w:rsid w:val="0781482D"/>
    <w:rsid w:val="07BE6DFB"/>
    <w:rsid w:val="07D4D7AE"/>
    <w:rsid w:val="07DBED6C"/>
    <w:rsid w:val="07F1CA3F"/>
    <w:rsid w:val="07FE3329"/>
    <w:rsid w:val="08036107"/>
    <w:rsid w:val="080B911D"/>
    <w:rsid w:val="084F8647"/>
    <w:rsid w:val="08590763"/>
    <w:rsid w:val="085AC480"/>
    <w:rsid w:val="08668C32"/>
    <w:rsid w:val="08A1284C"/>
    <w:rsid w:val="08B3440A"/>
    <w:rsid w:val="08C2D0D0"/>
    <w:rsid w:val="08C42C6C"/>
    <w:rsid w:val="08CCB826"/>
    <w:rsid w:val="08F6D82A"/>
    <w:rsid w:val="0924DA73"/>
    <w:rsid w:val="09331B4A"/>
    <w:rsid w:val="09461F4B"/>
    <w:rsid w:val="09F7C90E"/>
    <w:rsid w:val="09FB3235"/>
    <w:rsid w:val="09FB5BBD"/>
    <w:rsid w:val="0A1056B5"/>
    <w:rsid w:val="0A6685B1"/>
    <w:rsid w:val="0AA6E919"/>
    <w:rsid w:val="0AB5EE59"/>
    <w:rsid w:val="0AC0AAD4"/>
    <w:rsid w:val="0AF5BD1A"/>
    <w:rsid w:val="0B42935E"/>
    <w:rsid w:val="0B6D3300"/>
    <w:rsid w:val="0B9C23ED"/>
    <w:rsid w:val="0BE10F5D"/>
    <w:rsid w:val="0BE1D7F5"/>
    <w:rsid w:val="0C9492BF"/>
    <w:rsid w:val="0C98721E"/>
    <w:rsid w:val="0CA1E40E"/>
    <w:rsid w:val="0D258997"/>
    <w:rsid w:val="0D8170C5"/>
    <w:rsid w:val="0DCBDF51"/>
    <w:rsid w:val="0E2CD555"/>
    <w:rsid w:val="0E5798D7"/>
    <w:rsid w:val="0E8C1432"/>
    <w:rsid w:val="0EC98662"/>
    <w:rsid w:val="0ED59570"/>
    <w:rsid w:val="0F2AC2D0"/>
    <w:rsid w:val="0F783D6E"/>
    <w:rsid w:val="0F970982"/>
    <w:rsid w:val="0FC32650"/>
    <w:rsid w:val="0FF00B4B"/>
    <w:rsid w:val="103F0F96"/>
    <w:rsid w:val="10A55024"/>
    <w:rsid w:val="10CAADBB"/>
    <w:rsid w:val="10CE55D0"/>
    <w:rsid w:val="10D7D819"/>
    <w:rsid w:val="10DAC244"/>
    <w:rsid w:val="1106B814"/>
    <w:rsid w:val="111684AC"/>
    <w:rsid w:val="113D4684"/>
    <w:rsid w:val="11832A61"/>
    <w:rsid w:val="1183A77A"/>
    <w:rsid w:val="11DD3DD7"/>
    <w:rsid w:val="120CA592"/>
    <w:rsid w:val="1240E0F1"/>
    <w:rsid w:val="1247A5C1"/>
    <w:rsid w:val="127B87F2"/>
    <w:rsid w:val="1282FC8C"/>
    <w:rsid w:val="12A92EE7"/>
    <w:rsid w:val="12B3D696"/>
    <w:rsid w:val="12C0762F"/>
    <w:rsid w:val="12CD768F"/>
    <w:rsid w:val="12D3D934"/>
    <w:rsid w:val="13025C08"/>
    <w:rsid w:val="13185EB9"/>
    <w:rsid w:val="13347CE6"/>
    <w:rsid w:val="1345E3D0"/>
    <w:rsid w:val="138915A6"/>
    <w:rsid w:val="13965EB2"/>
    <w:rsid w:val="140D8F17"/>
    <w:rsid w:val="14175853"/>
    <w:rsid w:val="1451F3FB"/>
    <w:rsid w:val="14613EBE"/>
    <w:rsid w:val="14A1CC1E"/>
    <w:rsid w:val="14F096DE"/>
    <w:rsid w:val="1518FDEE"/>
    <w:rsid w:val="154E6448"/>
    <w:rsid w:val="155B500D"/>
    <w:rsid w:val="1562B344"/>
    <w:rsid w:val="1575273F"/>
    <w:rsid w:val="158848A6"/>
    <w:rsid w:val="15AA734E"/>
    <w:rsid w:val="15DB9590"/>
    <w:rsid w:val="15DFDC9D"/>
    <w:rsid w:val="15FD0F1F"/>
    <w:rsid w:val="16082B8A"/>
    <w:rsid w:val="167E1077"/>
    <w:rsid w:val="167FE458"/>
    <w:rsid w:val="1685726C"/>
    <w:rsid w:val="16EEC1C7"/>
    <w:rsid w:val="17130A57"/>
    <w:rsid w:val="17545F06"/>
    <w:rsid w:val="1760F7B4"/>
    <w:rsid w:val="1774F14A"/>
    <w:rsid w:val="179CFFEC"/>
    <w:rsid w:val="17A6C897"/>
    <w:rsid w:val="17B19305"/>
    <w:rsid w:val="17D20C94"/>
    <w:rsid w:val="17F06497"/>
    <w:rsid w:val="180C206B"/>
    <w:rsid w:val="180F3EA8"/>
    <w:rsid w:val="187C968C"/>
    <w:rsid w:val="188A76F6"/>
    <w:rsid w:val="18AEDAB8"/>
    <w:rsid w:val="18C5960E"/>
    <w:rsid w:val="18D124A2"/>
    <w:rsid w:val="18EAC976"/>
    <w:rsid w:val="1950C9BA"/>
    <w:rsid w:val="196E0883"/>
    <w:rsid w:val="198F9C6C"/>
    <w:rsid w:val="19B7851A"/>
    <w:rsid w:val="19C285E8"/>
    <w:rsid w:val="19E3E5D1"/>
    <w:rsid w:val="19F50395"/>
    <w:rsid w:val="1A05A036"/>
    <w:rsid w:val="1A187BBC"/>
    <w:rsid w:val="1A2EC130"/>
    <w:rsid w:val="1A46B80A"/>
    <w:rsid w:val="1A61F91A"/>
    <w:rsid w:val="1A6C98F7"/>
    <w:rsid w:val="1AEC1A1D"/>
    <w:rsid w:val="1AEE9298"/>
    <w:rsid w:val="1AF0DFA1"/>
    <w:rsid w:val="1B17B080"/>
    <w:rsid w:val="1B39B2D6"/>
    <w:rsid w:val="1B53557B"/>
    <w:rsid w:val="1B78E177"/>
    <w:rsid w:val="1BAABAAD"/>
    <w:rsid w:val="1BCD4078"/>
    <w:rsid w:val="1BFD36D0"/>
    <w:rsid w:val="1C40C0F1"/>
    <w:rsid w:val="1C9E47F4"/>
    <w:rsid w:val="1CDA3E6D"/>
    <w:rsid w:val="1CEB552D"/>
    <w:rsid w:val="1D1FF07E"/>
    <w:rsid w:val="1D3CF68D"/>
    <w:rsid w:val="1D42C637"/>
    <w:rsid w:val="1D4B5B5E"/>
    <w:rsid w:val="1DC5AF33"/>
    <w:rsid w:val="1DE101A4"/>
    <w:rsid w:val="1DECF504"/>
    <w:rsid w:val="1DF29D8E"/>
    <w:rsid w:val="1E1F61F6"/>
    <w:rsid w:val="1E328157"/>
    <w:rsid w:val="1E32E3F6"/>
    <w:rsid w:val="1EBBC0DF"/>
    <w:rsid w:val="1ECA4404"/>
    <w:rsid w:val="1ED425F0"/>
    <w:rsid w:val="1EEBD810"/>
    <w:rsid w:val="1EF532D3"/>
    <w:rsid w:val="1F026DEB"/>
    <w:rsid w:val="1F34D792"/>
    <w:rsid w:val="1FCAECD7"/>
    <w:rsid w:val="1FD2356C"/>
    <w:rsid w:val="20051037"/>
    <w:rsid w:val="201AED74"/>
    <w:rsid w:val="20336075"/>
    <w:rsid w:val="20AA0E2F"/>
    <w:rsid w:val="20B9EC9D"/>
    <w:rsid w:val="20C779AC"/>
    <w:rsid w:val="20D33EC3"/>
    <w:rsid w:val="2118A266"/>
    <w:rsid w:val="21AAD063"/>
    <w:rsid w:val="21DA3944"/>
    <w:rsid w:val="21E5CFA6"/>
    <w:rsid w:val="21FCD044"/>
    <w:rsid w:val="223E7873"/>
    <w:rsid w:val="22668455"/>
    <w:rsid w:val="226BF8B5"/>
    <w:rsid w:val="227A0AFD"/>
    <w:rsid w:val="22B33EB1"/>
    <w:rsid w:val="22B8BAF5"/>
    <w:rsid w:val="22C13551"/>
    <w:rsid w:val="230B236F"/>
    <w:rsid w:val="23367EB2"/>
    <w:rsid w:val="237D8129"/>
    <w:rsid w:val="23847294"/>
    <w:rsid w:val="23E4C817"/>
    <w:rsid w:val="23E7EFEA"/>
    <w:rsid w:val="23F491F9"/>
    <w:rsid w:val="2407C916"/>
    <w:rsid w:val="242B2E9D"/>
    <w:rsid w:val="2461DF12"/>
    <w:rsid w:val="2480167B"/>
    <w:rsid w:val="24B2ECF3"/>
    <w:rsid w:val="24BADA79"/>
    <w:rsid w:val="24E712CA"/>
    <w:rsid w:val="252C844A"/>
    <w:rsid w:val="25662D4D"/>
    <w:rsid w:val="257963A7"/>
    <w:rsid w:val="257DB223"/>
    <w:rsid w:val="25A6CDFA"/>
    <w:rsid w:val="26162841"/>
    <w:rsid w:val="263E77AC"/>
    <w:rsid w:val="265EB06F"/>
    <w:rsid w:val="2682E32B"/>
    <w:rsid w:val="268A2EF8"/>
    <w:rsid w:val="26912AAF"/>
    <w:rsid w:val="26AF2FFD"/>
    <w:rsid w:val="26C4F34A"/>
    <w:rsid w:val="26DEC7B8"/>
    <w:rsid w:val="271434A4"/>
    <w:rsid w:val="27311BA7"/>
    <w:rsid w:val="27515A73"/>
    <w:rsid w:val="27651CDF"/>
    <w:rsid w:val="27BC698A"/>
    <w:rsid w:val="280A3F4C"/>
    <w:rsid w:val="284FD89B"/>
    <w:rsid w:val="28DD1D5D"/>
    <w:rsid w:val="28E3A75E"/>
    <w:rsid w:val="2900ED40"/>
    <w:rsid w:val="295B6CE1"/>
    <w:rsid w:val="2985B1DE"/>
    <w:rsid w:val="29865E16"/>
    <w:rsid w:val="2A2DF33F"/>
    <w:rsid w:val="2A387832"/>
    <w:rsid w:val="2A5DE23D"/>
    <w:rsid w:val="2A61DDE3"/>
    <w:rsid w:val="2A68BC69"/>
    <w:rsid w:val="2A770A9A"/>
    <w:rsid w:val="2AB789AF"/>
    <w:rsid w:val="2ABB5E7E"/>
    <w:rsid w:val="2ABF97F6"/>
    <w:rsid w:val="2B543F7E"/>
    <w:rsid w:val="2B74B773"/>
    <w:rsid w:val="2B919F86"/>
    <w:rsid w:val="2BF680D8"/>
    <w:rsid w:val="2C260E10"/>
    <w:rsid w:val="2C42D96A"/>
    <w:rsid w:val="2C93AC63"/>
    <w:rsid w:val="2CA03898"/>
    <w:rsid w:val="2CC5EC5E"/>
    <w:rsid w:val="2D33C58F"/>
    <w:rsid w:val="2D457EE0"/>
    <w:rsid w:val="2D4C87F7"/>
    <w:rsid w:val="2D501A09"/>
    <w:rsid w:val="2D967286"/>
    <w:rsid w:val="2DCC8C07"/>
    <w:rsid w:val="2E213A26"/>
    <w:rsid w:val="2E59CF39"/>
    <w:rsid w:val="2E61BCBF"/>
    <w:rsid w:val="2E794DBF"/>
    <w:rsid w:val="2E83691F"/>
    <w:rsid w:val="2E9540DD"/>
    <w:rsid w:val="2EA3E540"/>
    <w:rsid w:val="2EAB4ACB"/>
    <w:rsid w:val="2EB45EEA"/>
    <w:rsid w:val="2EB66D93"/>
    <w:rsid w:val="2ED0052F"/>
    <w:rsid w:val="2EECED04"/>
    <w:rsid w:val="2EFBD4BC"/>
    <w:rsid w:val="2F52E8E2"/>
    <w:rsid w:val="2F76F613"/>
    <w:rsid w:val="2FBC86AD"/>
    <w:rsid w:val="2FCBE40F"/>
    <w:rsid w:val="2FE7AA29"/>
    <w:rsid w:val="2FE8A531"/>
    <w:rsid w:val="30151E20"/>
    <w:rsid w:val="301CEF40"/>
    <w:rsid w:val="304ED67C"/>
    <w:rsid w:val="3069719A"/>
    <w:rsid w:val="3097A51D"/>
    <w:rsid w:val="30A9E0A3"/>
    <w:rsid w:val="30EAB40D"/>
    <w:rsid w:val="30EF9C50"/>
    <w:rsid w:val="310A5591"/>
    <w:rsid w:val="310BABD4"/>
    <w:rsid w:val="313A13AD"/>
    <w:rsid w:val="31551D65"/>
    <w:rsid w:val="3158570E"/>
    <w:rsid w:val="3197C624"/>
    <w:rsid w:val="31A467B6"/>
    <w:rsid w:val="31D63165"/>
    <w:rsid w:val="31D8FE28"/>
    <w:rsid w:val="31E11698"/>
    <w:rsid w:val="31E47330"/>
    <w:rsid w:val="320A53B2"/>
    <w:rsid w:val="320BCDC8"/>
    <w:rsid w:val="322C5C9B"/>
    <w:rsid w:val="3233757E"/>
    <w:rsid w:val="32F7907F"/>
    <w:rsid w:val="33549002"/>
    <w:rsid w:val="3375F20E"/>
    <w:rsid w:val="339086E1"/>
    <w:rsid w:val="33BD3E66"/>
    <w:rsid w:val="33BD5D55"/>
    <w:rsid w:val="33F82BB8"/>
    <w:rsid w:val="3439D9AA"/>
    <w:rsid w:val="343A99B3"/>
    <w:rsid w:val="347D07D5"/>
    <w:rsid w:val="349F9A86"/>
    <w:rsid w:val="34C6C70D"/>
    <w:rsid w:val="34D863A8"/>
    <w:rsid w:val="35008275"/>
    <w:rsid w:val="35184911"/>
    <w:rsid w:val="351CD962"/>
    <w:rsid w:val="353D42B7"/>
    <w:rsid w:val="35675D31"/>
    <w:rsid w:val="35A48C08"/>
    <w:rsid w:val="35CA53AE"/>
    <w:rsid w:val="35FF6A6A"/>
    <w:rsid w:val="36411556"/>
    <w:rsid w:val="3658B9CC"/>
    <w:rsid w:val="368B834D"/>
    <w:rsid w:val="36CC56B7"/>
    <w:rsid w:val="36E90C31"/>
    <w:rsid w:val="3709A928"/>
    <w:rsid w:val="373929DC"/>
    <w:rsid w:val="373C6545"/>
    <w:rsid w:val="37587171"/>
    <w:rsid w:val="3781A435"/>
    <w:rsid w:val="37A5F53A"/>
    <w:rsid w:val="37A60884"/>
    <w:rsid w:val="37D4E19E"/>
    <w:rsid w:val="3823DA10"/>
    <w:rsid w:val="3855DB3F"/>
    <w:rsid w:val="3884DC92"/>
    <w:rsid w:val="38902F03"/>
    <w:rsid w:val="38A961DB"/>
    <w:rsid w:val="38BBDB83"/>
    <w:rsid w:val="390D4ACD"/>
    <w:rsid w:val="39FB48FA"/>
    <w:rsid w:val="3A10C05F"/>
    <w:rsid w:val="3AB2A95C"/>
    <w:rsid w:val="3AF963DE"/>
    <w:rsid w:val="3B518D43"/>
    <w:rsid w:val="3B693FEB"/>
    <w:rsid w:val="3B8D7C01"/>
    <w:rsid w:val="3BA01612"/>
    <w:rsid w:val="3BCCAE90"/>
    <w:rsid w:val="3BE59E4E"/>
    <w:rsid w:val="3C71D9EA"/>
    <w:rsid w:val="3C854C16"/>
    <w:rsid w:val="3CD2AB83"/>
    <w:rsid w:val="3CE4942B"/>
    <w:rsid w:val="3D3B78C0"/>
    <w:rsid w:val="3D622B8A"/>
    <w:rsid w:val="3D762825"/>
    <w:rsid w:val="3DCE1F58"/>
    <w:rsid w:val="3DE64677"/>
    <w:rsid w:val="3E3DC17C"/>
    <w:rsid w:val="3E3E7246"/>
    <w:rsid w:val="3E72122B"/>
    <w:rsid w:val="3ED2703A"/>
    <w:rsid w:val="3F05767F"/>
    <w:rsid w:val="3F4C4969"/>
    <w:rsid w:val="3F527B1F"/>
    <w:rsid w:val="3F86A9F1"/>
    <w:rsid w:val="3F9F9256"/>
    <w:rsid w:val="3FA97AAC"/>
    <w:rsid w:val="3FB6E4F5"/>
    <w:rsid w:val="3FC832AF"/>
    <w:rsid w:val="3FDD5BED"/>
    <w:rsid w:val="3FFC014B"/>
    <w:rsid w:val="4013B0EA"/>
    <w:rsid w:val="408663CC"/>
    <w:rsid w:val="40976311"/>
    <w:rsid w:val="40EB3511"/>
    <w:rsid w:val="41185CB2"/>
    <w:rsid w:val="41280EC3"/>
    <w:rsid w:val="413B2462"/>
    <w:rsid w:val="417254D5"/>
    <w:rsid w:val="41B5BB0E"/>
    <w:rsid w:val="41C675C2"/>
    <w:rsid w:val="41DFC840"/>
    <w:rsid w:val="41E19252"/>
    <w:rsid w:val="41E2364D"/>
    <w:rsid w:val="4221F5BA"/>
    <w:rsid w:val="428A1BE1"/>
    <w:rsid w:val="42A0FB5B"/>
    <w:rsid w:val="42A3443E"/>
    <w:rsid w:val="42A7C496"/>
    <w:rsid w:val="42CF06E9"/>
    <w:rsid w:val="42D166AF"/>
    <w:rsid w:val="42D6F4C3"/>
    <w:rsid w:val="431E57A8"/>
    <w:rsid w:val="433D5C3B"/>
    <w:rsid w:val="43D1397A"/>
    <w:rsid w:val="43E569A9"/>
    <w:rsid w:val="43E656AC"/>
    <w:rsid w:val="44B17230"/>
    <w:rsid w:val="450A5F85"/>
    <w:rsid w:val="45171865"/>
    <w:rsid w:val="451918CD"/>
    <w:rsid w:val="45687F1A"/>
    <w:rsid w:val="457387E9"/>
    <w:rsid w:val="45A03DEB"/>
    <w:rsid w:val="45BEA634"/>
    <w:rsid w:val="45D2A578"/>
    <w:rsid w:val="45DBDA99"/>
    <w:rsid w:val="463E196D"/>
    <w:rsid w:val="4645C5F8"/>
    <w:rsid w:val="464CD2A9"/>
    <w:rsid w:val="467390A4"/>
    <w:rsid w:val="468B7671"/>
    <w:rsid w:val="46AA7BA1"/>
    <w:rsid w:val="46E6657A"/>
    <w:rsid w:val="47108A71"/>
    <w:rsid w:val="472D1F04"/>
    <w:rsid w:val="475A7695"/>
    <w:rsid w:val="475D5F2D"/>
    <w:rsid w:val="4791DC64"/>
    <w:rsid w:val="47D8047A"/>
    <w:rsid w:val="48497AC1"/>
    <w:rsid w:val="48597F17"/>
    <w:rsid w:val="489CD491"/>
    <w:rsid w:val="48AABE21"/>
    <w:rsid w:val="48AED6D0"/>
    <w:rsid w:val="48E655CF"/>
    <w:rsid w:val="48F646F6"/>
    <w:rsid w:val="4913B926"/>
    <w:rsid w:val="492A57A3"/>
    <w:rsid w:val="493ED452"/>
    <w:rsid w:val="49776D02"/>
    <w:rsid w:val="497FDCAB"/>
    <w:rsid w:val="49A032E7"/>
    <w:rsid w:val="49D58604"/>
    <w:rsid w:val="49ED4F44"/>
    <w:rsid w:val="4A579063"/>
    <w:rsid w:val="4A75BD34"/>
    <w:rsid w:val="4A8392BC"/>
    <w:rsid w:val="4AA0C911"/>
    <w:rsid w:val="4AA580FA"/>
    <w:rsid w:val="4AADAB59"/>
    <w:rsid w:val="4AC4B1F8"/>
    <w:rsid w:val="4AC8B1E4"/>
    <w:rsid w:val="4B216B1F"/>
    <w:rsid w:val="4B6B5CEB"/>
    <w:rsid w:val="4BBF0FEE"/>
    <w:rsid w:val="4BDC4B5F"/>
    <w:rsid w:val="4C650657"/>
    <w:rsid w:val="4C8FEB3A"/>
    <w:rsid w:val="4CB77D6D"/>
    <w:rsid w:val="4CD65CAE"/>
    <w:rsid w:val="4D00CBF6"/>
    <w:rsid w:val="4D4D0A9C"/>
    <w:rsid w:val="4D696188"/>
    <w:rsid w:val="4D6A24BD"/>
    <w:rsid w:val="4DD15B7B"/>
    <w:rsid w:val="4E2BBB9B"/>
    <w:rsid w:val="4E474C1E"/>
    <w:rsid w:val="4E490C15"/>
    <w:rsid w:val="4E6827C1"/>
    <w:rsid w:val="4E893E78"/>
    <w:rsid w:val="4ED8E6E5"/>
    <w:rsid w:val="4F087E0C"/>
    <w:rsid w:val="4F249315"/>
    <w:rsid w:val="4F3C36B5"/>
    <w:rsid w:val="4F5A4EBA"/>
    <w:rsid w:val="4F8E2FB9"/>
    <w:rsid w:val="4F90281C"/>
    <w:rsid w:val="4FA89CF9"/>
    <w:rsid w:val="4FEF1E2F"/>
    <w:rsid w:val="50014A8D"/>
    <w:rsid w:val="5065D617"/>
    <w:rsid w:val="508B4884"/>
    <w:rsid w:val="508E42F3"/>
    <w:rsid w:val="50A4FB5F"/>
    <w:rsid w:val="50B03C88"/>
    <w:rsid w:val="50CB9A28"/>
    <w:rsid w:val="50F5A19E"/>
    <w:rsid w:val="5119DE2D"/>
    <w:rsid w:val="511ECB0B"/>
    <w:rsid w:val="516D8022"/>
    <w:rsid w:val="518AEE90"/>
    <w:rsid w:val="51A149CE"/>
    <w:rsid w:val="5212D251"/>
    <w:rsid w:val="5239D269"/>
    <w:rsid w:val="524B8CE3"/>
    <w:rsid w:val="526726BE"/>
    <w:rsid w:val="528E676C"/>
    <w:rsid w:val="52A7337F"/>
    <w:rsid w:val="52CD1AAB"/>
    <w:rsid w:val="52D34774"/>
    <w:rsid w:val="52D93C1C"/>
    <w:rsid w:val="52F89C80"/>
    <w:rsid w:val="5326BEF1"/>
    <w:rsid w:val="53345E6B"/>
    <w:rsid w:val="533A57A8"/>
    <w:rsid w:val="53477409"/>
    <w:rsid w:val="53499036"/>
    <w:rsid w:val="536FD64C"/>
    <w:rsid w:val="538C570B"/>
    <w:rsid w:val="5393608E"/>
    <w:rsid w:val="539931BA"/>
    <w:rsid w:val="53BFBE84"/>
    <w:rsid w:val="53C3E0DF"/>
    <w:rsid w:val="53F279AF"/>
    <w:rsid w:val="541A0C70"/>
    <w:rsid w:val="543C100C"/>
    <w:rsid w:val="546D961E"/>
    <w:rsid w:val="5474980D"/>
    <w:rsid w:val="54BF8681"/>
    <w:rsid w:val="54C28F52"/>
    <w:rsid w:val="54D62809"/>
    <w:rsid w:val="54EE57B8"/>
    <w:rsid w:val="54FD587C"/>
    <w:rsid w:val="555E6891"/>
    <w:rsid w:val="55644725"/>
    <w:rsid w:val="557549EC"/>
    <w:rsid w:val="558F6133"/>
    <w:rsid w:val="559C2016"/>
    <w:rsid w:val="55CE00D0"/>
    <w:rsid w:val="55DE1A30"/>
    <w:rsid w:val="561D3A28"/>
    <w:rsid w:val="5634D0C9"/>
    <w:rsid w:val="563A8AA7"/>
    <w:rsid w:val="564E1663"/>
    <w:rsid w:val="567D3EF4"/>
    <w:rsid w:val="56C28F30"/>
    <w:rsid w:val="56EBF71D"/>
    <w:rsid w:val="57305E35"/>
    <w:rsid w:val="573A97E1"/>
    <w:rsid w:val="577130DC"/>
    <w:rsid w:val="578EB393"/>
    <w:rsid w:val="57A0BAA7"/>
    <w:rsid w:val="57A5C1D5"/>
    <w:rsid w:val="57A68C1E"/>
    <w:rsid w:val="5801251B"/>
    <w:rsid w:val="58C059CC"/>
    <w:rsid w:val="58E52EBA"/>
    <w:rsid w:val="58F8B5A9"/>
    <w:rsid w:val="592EFFB5"/>
    <w:rsid w:val="5931D4B0"/>
    <w:rsid w:val="594E3C3C"/>
    <w:rsid w:val="598BBEBC"/>
    <w:rsid w:val="5B1EB786"/>
    <w:rsid w:val="5B24DF6A"/>
    <w:rsid w:val="5B45698D"/>
    <w:rsid w:val="5B66B1BE"/>
    <w:rsid w:val="5B8B42DC"/>
    <w:rsid w:val="5BAF3129"/>
    <w:rsid w:val="5BE303B4"/>
    <w:rsid w:val="5BFA5CAF"/>
    <w:rsid w:val="5C1CCF7C"/>
    <w:rsid w:val="5CE992D1"/>
    <w:rsid w:val="5CF49CF3"/>
    <w:rsid w:val="5D27133D"/>
    <w:rsid w:val="5D411EA7"/>
    <w:rsid w:val="5D5053C7"/>
    <w:rsid w:val="5D66A78F"/>
    <w:rsid w:val="5D69F284"/>
    <w:rsid w:val="5DA20C08"/>
    <w:rsid w:val="5DE0A6D8"/>
    <w:rsid w:val="5DEB7655"/>
    <w:rsid w:val="5DF967EC"/>
    <w:rsid w:val="5E63E317"/>
    <w:rsid w:val="5E6F3605"/>
    <w:rsid w:val="5EA6D454"/>
    <w:rsid w:val="5EAC2848"/>
    <w:rsid w:val="5EC1454B"/>
    <w:rsid w:val="5ED86B98"/>
    <w:rsid w:val="5EDE9566"/>
    <w:rsid w:val="5F0277F0"/>
    <w:rsid w:val="5F04D7B6"/>
    <w:rsid w:val="5F2B430E"/>
    <w:rsid w:val="5F31FD71"/>
    <w:rsid w:val="5F81D1CC"/>
    <w:rsid w:val="5F84FC76"/>
    <w:rsid w:val="5FD32BC7"/>
    <w:rsid w:val="5FEAA394"/>
    <w:rsid w:val="600D2F7F"/>
    <w:rsid w:val="6038C0A8"/>
    <w:rsid w:val="60438BDA"/>
    <w:rsid w:val="605EB3FF"/>
    <w:rsid w:val="60D7FA05"/>
    <w:rsid w:val="60ED9719"/>
    <w:rsid w:val="60FFE4E7"/>
    <w:rsid w:val="611A9314"/>
    <w:rsid w:val="6120E93D"/>
    <w:rsid w:val="61E02FCD"/>
    <w:rsid w:val="61F5B4B2"/>
    <w:rsid w:val="628D55A7"/>
    <w:rsid w:val="628D81BE"/>
    <w:rsid w:val="62935B7B"/>
    <w:rsid w:val="62A6AAA6"/>
    <w:rsid w:val="62B4359B"/>
    <w:rsid w:val="63552392"/>
    <w:rsid w:val="636ADFB3"/>
    <w:rsid w:val="63EDEE67"/>
    <w:rsid w:val="63F5437A"/>
    <w:rsid w:val="645E22E7"/>
    <w:rsid w:val="6460E709"/>
    <w:rsid w:val="64663E3D"/>
    <w:rsid w:val="64939B2A"/>
    <w:rsid w:val="64AB0F0D"/>
    <w:rsid w:val="64BFDA36"/>
    <w:rsid w:val="64CFDD6E"/>
    <w:rsid w:val="64E3380F"/>
    <w:rsid w:val="650EFF50"/>
    <w:rsid w:val="6557FAEE"/>
    <w:rsid w:val="65881698"/>
    <w:rsid w:val="65A13EF5"/>
    <w:rsid w:val="65B3B81E"/>
    <w:rsid w:val="66073F39"/>
    <w:rsid w:val="662541C2"/>
    <w:rsid w:val="662F6B8B"/>
    <w:rsid w:val="66527276"/>
    <w:rsid w:val="6685BCD4"/>
    <w:rsid w:val="6744F161"/>
    <w:rsid w:val="6776D3A7"/>
    <w:rsid w:val="6786BF32"/>
    <w:rsid w:val="67FCA316"/>
    <w:rsid w:val="687D2D2D"/>
    <w:rsid w:val="688AFD4A"/>
    <w:rsid w:val="689AA05D"/>
    <w:rsid w:val="689FE0D2"/>
    <w:rsid w:val="68A2522F"/>
    <w:rsid w:val="68B2B5CB"/>
    <w:rsid w:val="68C1B364"/>
    <w:rsid w:val="68C35E56"/>
    <w:rsid w:val="690070E1"/>
    <w:rsid w:val="69122804"/>
    <w:rsid w:val="695A1554"/>
    <w:rsid w:val="6976154B"/>
    <w:rsid w:val="6978627A"/>
    <w:rsid w:val="69987377"/>
    <w:rsid w:val="699F13EA"/>
    <w:rsid w:val="69FD2920"/>
    <w:rsid w:val="6A1915EA"/>
    <w:rsid w:val="6A48E0A2"/>
    <w:rsid w:val="6A5505F7"/>
    <w:rsid w:val="6A5D3D36"/>
    <w:rsid w:val="6A9A578C"/>
    <w:rsid w:val="6AA61F23"/>
    <w:rsid w:val="6AC3AC0B"/>
    <w:rsid w:val="6B0183DF"/>
    <w:rsid w:val="6B0709EE"/>
    <w:rsid w:val="6B169F1A"/>
    <w:rsid w:val="6B25E399"/>
    <w:rsid w:val="6B50F2DE"/>
    <w:rsid w:val="6BA28536"/>
    <w:rsid w:val="6BAA21A8"/>
    <w:rsid w:val="6BB17ED3"/>
    <w:rsid w:val="6BD36798"/>
    <w:rsid w:val="6C5F1A32"/>
    <w:rsid w:val="6C683E53"/>
    <w:rsid w:val="6C74AD00"/>
    <w:rsid w:val="6C99471E"/>
    <w:rsid w:val="6C9EAD0F"/>
    <w:rsid w:val="6CB021FB"/>
    <w:rsid w:val="6CB26F7B"/>
    <w:rsid w:val="6CB3BE00"/>
    <w:rsid w:val="6CE8E568"/>
    <w:rsid w:val="6D4CD787"/>
    <w:rsid w:val="6D4D4F34"/>
    <w:rsid w:val="6D57DA04"/>
    <w:rsid w:val="6D6B7B32"/>
    <w:rsid w:val="6D8CA6B9"/>
    <w:rsid w:val="6E43A027"/>
    <w:rsid w:val="6E45FF05"/>
    <w:rsid w:val="6E4BF25C"/>
    <w:rsid w:val="6E749A5F"/>
    <w:rsid w:val="6EDDF71C"/>
    <w:rsid w:val="6EF09246"/>
    <w:rsid w:val="6F0A48CD"/>
    <w:rsid w:val="6F62B4F6"/>
    <w:rsid w:val="701A37DD"/>
    <w:rsid w:val="7059FFA0"/>
    <w:rsid w:val="7073713B"/>
    <w:rsid w:val="7088576E"/>
    <w:rsid w:val="7091CA5A"/>
    <w:rsid w:val="70AAF2B7"/>
    <w:rsid w:val="70DCD05A"/>
    <w:rsid w:val="70E5B709"/>
    <w:rsid w:val="714C851F"/>
    <w:rsid w:val="718F7B99"/>
    <w:rsid w:val="71CF8896"/>
    <w:rsid w:val="72109962"/>
    <w:rsid w:val="72186E16"/>
    <w:rsid w:val="726841D0"/>
    <w:rsid w:val="730888A2"/>
    <w:rsid w:val="730DB79B"/>
    <w:rsid w:val="73F48648"/>
    <w:rsid w:val="741D57CB"/>
    <w:rsid w:val="746FA949"/>
    <w:rsid w:val="74A244EA"/>
    <w:rsid w:val="74B155F4"/>
    <w:rsid w:val="74CFAF04"/>
    <w:rsid w:val="74FB07BA"/>
    <w:rsid w:val="7501BDFE"/>
    <w:rsid w:val="7509CA90"/>
    <w:rsid w:val="75811808"/>
    <w:rsid w:val="7658FE70"/>
    <w:rsid w:val="767083C6"/>
    <w:rsid w:val="76709393"/>
    <w:rsid w:val="76A477EF"/>
    <w:rsid w:val="76D23A4C"/>
    <w:rsid w:val="7716344F"/>
    <w:rsid w:val="7728EAEA"/>
    <w:rsid w:val="7779FC0B"/>
    <w:rsid w:val="78061F90"/>
    <w:rsid w:val="780C5427"/>
    <w:rsid w:val="785E5CB0"/>
    <w:rsid w:val="7874879A"/>
    <w:rsid w:val="78D522A9"/>
    <w:rsid w:val="78D78354"/>
    <w:rsid w:val="791C8E67"/>
    <w:rsid w:val="7979D008"/>
    <w:rsid w:val="79A82488"/>
    <w:rsid w:val="79C3BF2D"/>
    <w:rsid w:val="7A1E50DF"/>
    <w:rsid w:val="7A2F9E5B"/>
    <w:rsid w:val="7A4DD511"/>
    <w:rsid w:val="7A659BAD"/>
    <w:rsid w:val="7A6B29C1"/>
    <w:rsid w:val="7A7C5C24"/>
    <w:rsid w:val="7A8EE52E"/>
    <w:rsid w:val="7A9EECAC"/>
    <w:rsid w:val="7AB5C313"/>
    <w:rsid w:val="7AD18D5D"/>
    <w:rsid w:val="7ADF994F"/>
    <w:rsid w:val="7B35E88B"/>
    <w:rsid w:val="7B4FEB02"/>
    <w:rsid w:val="7B637C4A"/>
    <w:rsid w:val="7B708AE3"/>
    <w:rsid w:val="7B909565"/>
    <w:rsid w:val="7BB889E3"/>
    <w:rsid w:val="7BD6C6FA"/>
    <w:rsid w:val="7C1B6AFA"/>
    <w:rsid w:val="7C4AC221"/>
    <w:rsid w:val="7CC558CD"/>
    <w:rsid w:val="7CCB2C6D"/>
    <w:rsid w:val="7CD44CAA"/>
    <w:rsid w:val="7D5CD9AE"/>
    <w:rsid w:val="7D9D3C6F"/>
    <w:rsid w:val="7D9F8773"/>
    <w:rsid w:val="7E19B1E7"/>
    <w:rsid w:val="7E2466A8"/>
    <w:rsid w:val="7E305D50"/>
    <w:rsid w:val="7E471DC4"/>
    <w:rsid w:val="7EA508D5"/>
    <w:rsid w:val="7ED599B2"/>
    <w:rsid w:val="7EE5FACB"/>
    <w:rsid w:val="7F257287"/>
    <w:rsid w:val="7F25E260"/>
    <w:rsid w:val="7F390CD0"/>
    <w:rsid w:val="7F9A9194"/>
    <w:rsid w:val="7FAA59A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5B1DE"/>
  <w15:chartTrackingRefBased/>
  <w15:docId w15:val="{D7C58248-7FB3-4911-AE5C-5C9D985DA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23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423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4235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sid w:val="00C72573"/>
    <w:rPr>
      <w:color w:val="0563C1" w:themeColor="hyperlink"/>
      <w:u w:val="single"/>
    </w:rPr>
  </w:style>
  <w:style w:type="character" w:styleId="UnresolvedMention">
    <w:name w:val="Unresolved Mention"/>
    <w:basedOn w:val="DefaultParagraphFont"/>
    <w:uiPriority w:val="99"/>
    <w:semiHidden/>
    <w:unhideWhenUsed/>
    <w:rsid w:val="00C72573"/>
    <w:rPr>
      <w:color w:val="605E5C"/>
      <w:shd w:val="clear" w:color="auto" w:fill="E1DFDD"/>
    </w:rPr>
  </w:style>
  <w:style w:type="character" w:styleId="FollowedHyperlink">
    <w:name w:val="FollowedHyperlink"/>
    <w:basedOn w:val="DefaultParagraphFont"/>
    <w:uiPriority w:val="99"/>
    <w:semiHidden/>
    <w:unhideWhenUsed/>
    <w:rsid w:val="00C72573"/>
    <w:rPr>
      <w:color w:val="954F72" w:themeColor="followedHyperlink"/>
      <w:u w:val="single"/>
    </w:rPr>
  </w:style>
  <w:style w:type="character" w:customStyle="1" w:styleId="Heading1Char">
    <w:name w:val="Heading 1 Char"/>
    <w:basedOn w:val="DefaultParagraphFont"/>
    <w:link w:val="Heading1"/>
    <w:uiPriority w:val="9"/>
    <w:rsid w:val="00A4235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4235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4235E"/>
    <w:rPr>
      <w:rFonts w:asciiTheme="majorHAnsi" w:eastAsiaTheme="majorEastAsia" w:hAnsiTheme="majorHAnsi" w:cstheme="majorBidi"/>
      <w:color w:val="1F3763" w:themeColor="accent1" w:themeShade="7F"/>
      <w:sz w:val="24"/>
      <w:szCs w:val="24"/>
    </w:rPr>
  </w:style>
  <w:style w:type="paragraph" w:styleId="Revision">
    <w:name w:val="Revision"/>
    <w:hidden/>
    <w:uiPriority w:val="99"/>
    <w:semiHidden/>
    <w:rsid w:val="0004396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yperlink" Target="https://github.com/anishkapeter/Stat1Project/blob/main/HouseProjectRmarkdown.Rmd"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fontTable" Target="fontTable.xml"/><Relationship Id="rId7" Type="http://schemas.openxmlformats.org/officeDocument/2006/relationships/hyperlink" Target="https://haitiel.shinyapps.io/git2/" TargetMode="External"/><Relationship Id="rId71"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27</Pages>
  <Words>3457</Words>
  <Characters>19708</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23119</CharactersWithSpaces>
  <SharedDoc>false</SharedDoc>
  <HLinks>
    <vt:vector size="252" baseType="variant">
      <vt:variant>
        <vt:i4>1900615</vt:i4>
      </vt:variant>
      <vt:variant>
        <vt:i4>123</vt:i4>
      </vt:variant>
      <vt:variant>
        <vt:i4>0</vt:i4>
      </vt:variant>
      <vt:variant>
        <vt:i4>5</vt:i4>
      </vt:variant>
      <vt:variant>
        <vt:lpwstr>https://github.com/anishkapeter/Stat1Project/blob/main/HouseProjectRmarkdown.Rmd</vt:lpwstr>
      </vt:variant>
      <vt:variant>
        <vt:lpwstr/>
      </vt:variant>
      <vt:variant>
        <vt:i4>262201</vt:i4>
      </vt:variant>
      <vt:variant>
        <vt:i4>120</vt:i4>
      </vt:variant>
      <vt:variant>
        <vt:i4>0</vt:i4>
      </vt:variant>
      <vt:variant>
        <vt:i4>5</vt:i4>
      </vt:variant>
      <vt:variant>
        <vt:lpwstr/>
      </vt:variant>
      <vt:variant>
        <vt:lpwstr>Graphic_40</vt:lpwstr>
      </vt:variant>
      <vt:variant>
        <vt:i4>852030</vt:i4>
      </vt:variant>
      <vt:variant>
        <vt:i4>117</vt:i4>
      </vt:variant>
      <vt:variant>
        <vt:i4>0</vt:i4>
      </vt:variant>
      <vt:variant>
        <vt:i4>5</vt:i4>
      </vt:variant>
      <vt:variant>
        <vt:lpwstr/>
      </vt:variant>
      <vt:variant>
        <vt:lpwstr>Graphic_39</vt:lpwstr>
      </vt:variant>
      <vt:variant>
        <vt:i4>786494</vt:i4>
      </vt:variant>
      <vt:variant>
        <vt:i4>114</vt:i4>
      </vt:variant>
      <vt:variant>
        <vt:i4>0</vt:i4>
      </vt:variant>
      <vt:variant>
        <vt:i4>5</vt:i4>
      </vt:variant>
      <vt:variant>
        <vt:lpwstr/>
      </vt:variant>
      <vt:variant>
        <vt:lpwstr>Graphic_38</vt:lpwstr>
      </vt:variant>
      <vt:variant>
        <vt:i4>196670</vt:i4>
      </vt:variant>
      <vt:variant>
        <vt:i4>111</vt:i4>
      </vt:variant>
      <vt:variant>
        <vt:i4>0</vt:i4>
      </vt:variant>
      <vt:variant>
        <vt:i4>5</vt:i4>
      </vt:variant>
      <vt:variant>
        <vt:lpwstr/>
      </vt:variant>
      <vt:variant>
        <vt:lpwstr>Graphic_37</vt:lpwstr>
      </vt:variant>
      <vt:variant>
        <vt:i4>131134</vt:i4>
      </vt:variant>
      <vt:variant>
        <vt:i4>108</vt:i4>
      </vt:variant>
      <vt:variant>
        <vt:i4>0</vt:i4>
      </vt:variant>
      <vt:variant>
        <vt:i4>5</vt:i4>
      </vt:variant>
      <vt:variant>
        <vt:lpwstr/>
      </vt:variant>
      <vt:variant>
        <vt:lpwstr>Graphic_36</vt:lpwstr>
      </vt:variant>
      <vt:variant>
        <vt:i4>65598</vt:i4>
      </vt:variant>
      <vt:variant>
        <vt:i4>105</vt:i4>
      </vt:variant>
      <vt:variant>
        <vt:i4>0</vt:i4>
      </vt:variant>
      <vt:variant>
        <vt:i4>5</vt:i4>
      </vt:variant>
      <vt:variant>
        <vt:lpwstr/>
      </vt:variant>
      <vt:variant>
        <vt:lpwstr>Graphic_35</vt:lpwstr>
      </vt:variant>
      <vt:variant>
        <vt:i4>62</vt:i4>
      </vt:variant>
      <vt:variant>
        <vt:i4>102</vt:i4>
      </vt:variant>
      <vt:variant>
        <vt:i4>0</vt:i4>
      </vt:variant>
      <vt:variant>
        <vt:i4>5</vt:i4>
      </vt:variant>
      <vt:variant>
        <vt:lpwstr/>
      </vt:variant>
      <vt:variant>
        <vt:lpwstr>Graphic_34</vt:lpwstr>
      </vt:variant>
      <vt:variant>
        <vt:i4>458814</vt:i4>
      </vt:variant>
      <vt:variant>
        <vt:i4>99</vt:i4>
      </vt:variant>
      <vt:variant>
        <vt:i4>0</vt:i4>
      </vt:variant>
      <vt:variant>
        <vt:i4>5</vt:i4>
      </vt:variant>
      <vt:variant>
        <vt:lpwstr/>
      </vt:variant>
      <vt:variant>
        <vt:lpwstr>Graphic_33</vt:lpwstr>
      </vt:variant>
      <vt:variant>
        <vt:i4>393278</vt:i4>
      </vt:variant>
      <vt:variant>
        <vt:i4>96</vt:i4>
      </vt:variant>
      <vt:variant>
        <vt:i4>0</vt:i4>
      </vt:variant>
      <vt:variant>
        <vt:i4>5</vt:i4>
      </vt:variant>
      <vt:variant>
        <vt:lpwstr/>
      </vt:variant>
      <vt:variant>
        <vt:lpwstr>Graphic_32</vt:lpwstr>
      </vt:variant>
      <vt:variant>
        <vt:i4>327742</vt:i4>
      </vt:variant>
      <vt:variant>
        <vt:i4>93</vt:i4>
      </vt:variant>
      <vt:variant>
        <vt:i4>0</vt:i4>
      </vt:variant>
      <vt:variant>
        <vt:i4>5</vt:i4>
      </vt:variant>
      <vt:variant>
        <vt:lpwstr/>
      </vt:variant>
      <vt:variant>
        <vt:lpwstr>Graphic_31</vt:lpwstr>
      </vt:variant>
      <vt:variant>
        <vt:i4>262206</vt:i4>
      </vt:variant>
      <vt:variant>
        <vt:i4>90</vt:i4>
      </vt:variant>
      <vt:variant>
        <vt:i4>0</vt:i4>
      </vt:variant>
      <vt:variant>
        <vt:i4>5</vt:i4>
      </vt:variant>
      <vt:variant>
        <vt:lpwstr/>
      </vt:variant>
      <vt:variant>
        <vt:lpwstr>Graphic_30</vt:lpwstr>
      </vt:variant>
      <vt:variant>
        <vt:i4>852031</vt:i4>
      </vt:variant>
      <vt:variant>
        <vt:i4>87</vt:i4>
      </vt:variant>
      <vt:variant>
        <vt:i4>0</vt:i4>
      </vt:variant>
      <vt:variant>
        <vt:i4>5</vt:i4>
      </vt:variant>
      <vt:variant>
        <vt:lpwstr/>
      </vt:variant>
      <vt:variant>
        <vt:lpwstr>Graphic_29</vt:lpwstr>
      </vt:variant>
      <vt:variant>
        <vt:i4>786495</vt:i4>
      </vt:variant>
      <vt:variant>
        <vt:i4>84</vt:i4>
      </vt:variant>
      <vt:variant>
        <vt:i4>0</vt:i4>
      </vt:variant>
      <vt:variant>
        <vt:i4>5</vt:i4>
      </vt:variant>
      <vt:variant>
        <vt:lpwstr/>
      </vt:variant>
      <vt:variant>
        <vt:lpwstr>Graphic_28</vt:lpwstr>
      </vt:variant>
      <vt:variant>
        <vt:i4>196671</vt:i4>
      </vt:variant>
      <vt:variant>
        <vt:i4>81</vt:i4>
      </vt:variant>
      <vt:variant>
        <vt:i4>0</vt:i4>
      </vt:variant>
      <vt:variant>
        <vt:i4>5</vt:i4>
      </vt:variant>
      <vt:variant>
        <vt:lpwstr/>
      </vt:variant>
      <vt:variant>
        <vt:lpwstr>Graphic_27</vt:lpwstr>
      </vt:variant>
      <vt:variant>
        <vt:i4>131135</vt:i4>
      </vt:variant>
      <vt:variant>
        <vt:i4>78</vt:i4>
      </vt:variant>
      <vt:variant>
        <vt:i4>0</vt:i4>
      </vt:variant>
      <vt:variant>
        <vt:i4>5</vt:i4>
      </vt:variant>
      <vt:variant>
        <vt:lpwstr/>
      </vt:variant>
      <vt:variant>
        <vt:lpwstr>Graphic_26</vt:lpwstr>
      </vt:variant>
      <vt:variant>
        <vt:i4>65599</vt:i4>
      </vt:variant>
      <vt:variant>
        <vt:i4>75</vt:i4>
      </vt:variant>
      <vt:variant>
        <vt:i4>0</vt:i4>
      </vt:variant>
      <vt:variant>
        <vt:i4>5</vt:i4>
      </vt:variant>
      <vt:variant>
        <vt:lpwstr/>
      </vt:variant>
      <vt:variant>
        <vt:lpwstr>Graphic_25</vt:lpwstr>
      </vt:variant>
      <vt:variant>
        <vt:i4>63</vt:i4>
      </vt:variant>
      <vt:variant>
        <vt:i4>72</vt:i4>
      </vt:variant>
      <vt:variant>
        <vt:i4>0</vt:i4>
      </vt:variant>
      <vt:variant>
        <vt:i4>5</vt:i4>
      </vt:variant>
      <vt:variant>
        <vt:lpwstr/>
      </vt:variant>
      <vt:variant>
        <vt:lpwstr>Graphic_24</vt:lpwstr>
      </vt:variant>
      <vt:variant>
        <vt:i4>458815</vt:i4>
      </vt:variant>
      <vt:variant>
        <vt:i4>69</vt:i4>
      </vt:variant>
      <vt:variant>
        <vt:i4>0</vt:i4>
      </vt:variant>
      <vt:variant>
        <vt:i4>5</vt:i4>
      </vt:variant>
      <vt:variant>
        <vt:lpwstr/>
      </vt:variant>
      <vt:variant>
        <vt:lpwstr>Graphic_23</vt:lpwstr>
      </vt:variant>
      <vt:variant>
        <vt:i4>393279</vt:i4>
      </vt:variant>
      <vt:variant>
        <vt:i4>66</vt:i4>
      </vt:variant>
      <vt:variant>
        <vt:i4>0</vt:i4>
      </vt:variant>
      <vt:variant>
        <vt:i4>5</vt:i4>
      </vt:variant>
      <vt:variant>
        <vt:lpwstr/>
      </vt:variant>
      <vt:variant>
        <vt:lpwstr>Graphic_22</vt:lpwstr>
      </vt:variant>
      <vt:variant>
        <vt:i4>327743</vt:i4>
      </vt:variant>
      <vt:variant>
        <vt:i4>63</vt:i4>
      </vt:variant>
      <vt:variant>
        <vt:i4>0</vt:i4>
      </vt:variant>
      <vt:variant>
        <vt:i4>5</vt:i4>
      </vt:variant>
      <vt:variant>
        <vt:lpwstr/>
      </vt:variant>
      <vt:variant>
        <vt:lpwstr>Graphic_21</vt:lpwstr>
      </vt:variant>
      <vt:variant>
        <vt:i4>262207</vt:i4>
      </vt:variant>
      <vt:variant>
        <vt:i4>60</vt:i4>
      </vt:variant>
      <vt:variant>
        <vt:i4>0</vt:i4>
      </vt:variant>
      <vt:variant>
        <vt:i4>5</vt:i4>
      </vt:variant>
      <vt:variant>
        <vt:lpwstr/>
      </vt:variant>
      <vt:variant>
        <vt:lpwstr>Graphic_20</vt:lpwstr>
      </vt:variant>
      <vt:variant>
        <vt:i4>852028</vt:i4>
      </vt:variant>
      <vt:variant>
        <vt:i4>57</vt:i4>
      </vt:variant>
      <vt:variant>
        <vt:i4>0</vt:i4>
      </vt:variant>
      <vt:variant>
        <vt:i4>5</vt:i4>
      </vt:variant>
      <vt:variant>
        <vt:lpwstr/>
      </vt:variant>
      <vt:variant>
        <vt:lpwstr>Graphic_19</vt:lpwstr>
      </vt:variant>
      <vt:variant>
        <vt:i4>786492</vt:i4>
      </vt:variant>
      <vt:variant>
        <vt:i4>54</vt:i4>
      </vt:variant>
      <vt:variant>
        <vt:i4>0</vt:i4>
      </vt:variant>
      <vt:variant>
        <vt:i4>5</vt:i4>
      </vt:variant>
      <vt:variant>
        <vt:lpwstr/>
      </vt:variant>
      <vt:variant>
        <vt:lpwstr>Graphic_18</vt:lpwstr>
      </vt:variant>
      <vt:variant>
        <vt:i4>2424889</vt:i4>
      </vt:variant>
      <vt:variant>
        <vt:i4>51</vt:i4>
      </vt:variant>
      <vt:variant>
        <vt:i4>0</vt:i4>
      </vt:variant>
      <vt:variant>
        <vt:i4>5</vt:i4>
      </vt:variant>
      <vt:variant>
        <vt:lpwstr>https://haitiel.shinyapps.io/git2/</vt:lpwstr>
      </vt:variant>
      <vt:variant>
        <vt:lpwstr/>
      </vt:variant>
      <vt:variant>
        <vt:i4>196668</vt:i4>
      </vt:variant>
      <vt:variant>
        <vt:i4>48</vt:i4>
      </vt:variant>
      <vt:variant>
        <vt:i4>0</vt:i4>
      </vt:variant>
      <vt:variant>
        <vt:i4>5</vt:i4>
      </vt:variant>
      <vt:variant>
        <vt:lpwstr/>
      </vt:variant>
      <vt:variant>
        <vt:lpwstr>Graphic_17</vt:lpwstr>
      </vt:variant>
      <vt:variant>
        <vt:i4>327740</vt:i4>
      </vt:variant>
      <vt:variant>
        <vt:i4>45</vt:i4>
      </vt:variant>
      <vt:variant>
        <vt:i4>0</vt:i4>
      </vt:variant>
      <vt:variant>
        <vt:i4>5</vt:i4>
      </vt:variant>
      <vt:variant>
        <vt:lpwstr/>
      </vt:variant>
      <vt:variant>
        <vt:lpwstr>Graphic_11</vt:lpwstr>
      </vt:variant>
      <vt:variant>
        <vt:i4>131132</vt:i4>
      </vt:variant>
      <vt:variant>
        <vt:i4>42</vt:i4>
      </vt:variant>
      <vt:variant>
        <vt:i4>0</vt:i4>
      </vt:variant>
      <vt:variant>
        <vt:i4>5</vt:i4>
      </vt:variant>
      <vt:variant>
        <vt:lpwstr/>
      </vt:variant>
      <vt:variant>
        <vt:lpwstr>Graphic_16</vt:lpwstr>
      </vt:variant>
      <vt:variant>
        <vt:i4>458812</vt:i4>
      </vt:variant>
      <vt:variant>
        <vt:i4>39</vt:i4>
      </vt:variant>
      <vt:variant>
        <vt:i4>0</vt:i4>
      </vt:variant>
      <vt:variant>
        <vt:i4>5</vt:i4>
      </vt:variant>
      <vt:variant>
        <vt:lpwstr/>
      </vt:variant>
      <vt:variant>
        <vt:lpwstr>Graphic_13</vt:lpwstr>
      </vt:variant>
      <vt:variant>
        <vt:i4>65596</vt:i4>
      </vt:variant>
      <vt:variant>
        <vt:i4>36</vt:i4>
      </vt:variant>
      <vt:variant>
        <vt:i4>0</vt:i4>
      </vt:variant>
      <vt:variant>
        <vt:i4>5</vt:i4>
      </vt:variant>
      <vt:variant>
        <vt:lpwstr/>
      </vt:variant>
      <vt:variant>
        <vt:lpwstr>Graphic_15</vt:lpwstr>
      </vt:variant>
      <vt:variant>
        <vt:i4>393276</vt:i4>
      </vt:variant>
      <vt:variant>
        <vt:i4>33</vt:i4>
      </vt:variant>
      <vt:variant>
        <vt:i4>0</vt:i4>
      </vt:variant>
      <vt:variant>
        <vt:i4>5</vt:i4>
      </vt:variant>
      <vt:variant>
        <vt:lpwstr/>
      </vt:variant>
      <vt:variant>
        <vt:lpwstr>Graphic_12</vt:lpwstr>
      </vt:variant>
      <vt:variant>
        <vt:i4>327740</vt:i4>
      </vt:variant>
      <vt:variant>
        <vt:i4>30</vt:i4>
      </vt:variant>
      <vt:variant>
        <vt:i4>0</vt:i4>
      </vt:variant>
      <vt:variant>
        <vt:i4>5</vt:i4>
      </vt:variant>
      <vt:variant>
        <vt:lpwstr/>
      </vt:variant>
      <vt:variant>
        <vt:lpwstr>Graphic_11</vt:lpwstr>
      </vt:variant>
      <vt:variant>
        <vt:i4>262204</vt:i4>
      </vt:variant>
      <vt:variant>
        <vt:i4>27</vt:i4>
      </vt:variant>
      <vt:variant>
        <vt:i4>0</vt:i4>
      </vt:variant>
      <vt:variant>
        <vt:i4>5</vt:i4>
      </vt:variant>
      <vt:variant>
        <vt:lpwstr/>
      </vt:variant>
      <vt:variant>
        <vt:lpwstr>Graphic_10</vt:lpwstr>
      </vt:variant>
      <vt:variant>
        <vt:i4>3407885</vt:i4>
      </vt:variant>
      <vt:variant>
        <vt:i4>24</vt:i4>
      </vt:variant>
      <vt:variant>
        <vt:i4>0</vt:i4>
      </vt:variant>
      <vt:variant>
        <vt:i4>5</vt:i4>
      </vt:variant>
      <vt:variant>
        <vt:lpwstr/>
      </vt:variant>
      <vt:variant>
        <vt:lpwstr>Graphic_9</vt:lpwstr>
      </vt:variant>
      <vt:variant>
        <vt:i4>3407885</vt:i4>
      </vt:variant>
      <vt:variant>
        <vt:i4>21</vt:i4>
      </vt:variant>
      <vt:variant>
        <vt:i4>0</vt:i4>
      </vt:variant>
      <vt:variant>
        <vt:i4>5</vt:i4>
      </vt:variant>
      <vt:variant>
        <vt:lpwstr/>
      </vt:variant>
      <vt:variant>
        <vt:lpwstr>Graphic_8</vt:lpwstr>
      </vt:variant>
      <vt:variant>
        <vt:i4>3407885</vt:i4>
      </vt:variant>
      <vt:variant>
        <vt:i4>18</vt:i4>
      </vt:variant>
      <vt:variant>
        <vt:i4>0</vt:i4>
      </vt:variant>
      <vt:variant>
        <vt:i4>5</vt:i4>
      </vt:variant>
      <vt:variant>
        <vt:lpwstr/>
      </vt:variant>
      <vt:variant>
        <vt:lpwstr>Graphic_7</vt:lpwstr>
      </vt:variant>
      <vt:variant>
        <vt:i4>3407885</vt:i4>
      </vt:variant>
      <vt:variant>
        <vt:i4>15</vt:i4>
      </vt:variant>
      <vt:variant>
        <vt:i4>0</vt:i4>
      </vt:variant>
      <vt:variant>
        <vt:i4>5</vt:i4>
      </vt:variant>
      <vt:variant>
        <vt:lpwstr/>
      </vt:variant>
      <vt:variant>
        <vt:lpwstr>Graphic_6</vt:lpwstr>
      </vt:variant>
      <vt:variant>
        <vt:i4>3407885</vt:i4>
      </vt:variant>
      <vt:variant>
        <vt:i4>12</vt:i4>
      </vt:variant>
      <vt:variant>
        <vt:i4>0</vt:i4>
      </vt:variant>
      <vt:variant>
        <vt:i4>5</vt:i4>
      </vt:variant>
      <vt:variant>
        <vt:lpwstr/>
      </vt:variant>
      <vt:variant>
        <vt:lpwstr>Graphic_5</vt:lpwstr>
      </vt:variant>
      <vt:variant>
        <vt:i4>3407885</vt:i4>
      </vt:variant>
      <vt:variant>
        <vt:i4>9</vt:i4>
      </vt:variant>
      <vt:variant>
        <vt:i4>0</vt:i4>
      </vt:variant>
      <vt:variant>
        <vt:i4>5</vt:i4>
      </vt:variant>
      <vt:variant>
        <vt:lpwstr/>
      </vt:variant>
      <vt:variant>
        <vt:lpwstr>Graphic_4</vt:lpwstr>
      </vt:variant>
      <vt:variant>
        <vt:i4>3407885</vt:i4>
      </vt:variant>
      <vt:variant>
        <vt:i4>6</vt:i4>
      </vt:variant>
      <vt:variant>
        <vt:i4>0</vt:i4>
      </vt:variant>
      <vt:variant>
        <vt:i4>5</vt:i4>
      </vt:variant>
      <vt:variant>
        <vt:lpwstr/>
      </vt:variant>
      <vt:variant>
        <vt:lpwstr>Graphic_3</vt:lpwstr>
      </vt:variant>
      <vt:variant>
        <vt:i4>3407885</vt:i4>
      </vt:variant>
      <vt:variant>
        <vt:i4>3</vt:i4>
      </vt:variant>
      <vt:variant>
        <vt:i4>0</vt:i4>
      </vt:variant>
      <vt:variant>
        <vt:i4>5</vt:i4>
      </vt:variant>
      <vt:variant>
        <vt:lpwstr/>
      </vt:variant>
      <vt:variant>
        <vt:lpwstr>Graphic_2</vt:lpwstr>
      </vt:variant>
      <vt:variant>
        <vt:i4>3407885</vt:i4>
      </vt:variant>
      <vt:variant>
        <vt:i4>0</vt:i4>
      </vt:variant>
      <vt:variant>
        <vt:i4>0</vt:i4>
      </vt:variant>
      <vt:variant>
        <vt:i4>5</vt:i4>
      </vt:variant>
      <vt:variant>
        <vt:lpwstr/>
      </vt:variant>
      <vt:variant>
        <vt:lpwstr>Graphic_1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Haitie</dc:creator>
  <cp:keywords/>
  <dc:description/>
  <cp:lastModifiedBy>Anishka Peter</cp:lastModifiedBy>
  <cp:revision>2</cp:revision>
  <cp:lastPrinted>2023-08-07T22:39:00Z</cp:lastPrinted>
  <dcterms:created xsi:type="dcterms:W3CDTF">2023-08-07T23:24:00Z</dcterms:created>
  <dcterms:modified xsi:type="dcterms:W3CDTF">2023-08-07T23:24:00Z</dcterms:modified>
</cp:coreProperties>
</file>